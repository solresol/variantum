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4F56C6" w14:textId="77777777" w:rsidR="00B15B2B" w:rsidRDefault="00000000">
      <w:pPr>
        <w:pStyle w:val="Title"/>
      </w:pPr>
      <w:bookmarkStart w:id="0" w:name="into-the-parallage"/>
      <w:r>
        <w:rPr>
          <w:rFonts w:ascii="Aptos" w:hAnsi="Aptos"/>
        </w:rPr>
        <w:t>Into the Parallage</w:t>
      </w:r>
    </w:p>
    <w:p w14:paraId="57C0A9FE" w14:textId="38AED005" w:rsidR="00B15B2B" w:rsidRDefault="00000000">
      <w:pPr>
        <w:pStyle w:val="Subtitle"/>
      </w:pPr>
      <w:bookmarkStart w:id="1" w:name="minute-conference-talk-for-ai4as-2026"/>
      <w:r>
        <w:rPr>
          <w:rFonts w:ascii="Aptos" w:hAnsi="Aptos"/>
        </w:rPr>
        <w:t>AI4AS 2026</w:t>
      </w:r>
    </w:p>
    <w:p w14:paraId="57589C69" w14:textId="77777777" w:rsidR="00D57F82" w:rsidRDefault="00000000">
      <w:pPr>
        <w:pStyle w:val="FirstParagraph"/>
      </w:pPr>
      <w:r>
        <w:t>Greg Baker, Shirley Chan, Vanessa Enriquez Raido, and Greta Hawes</w:t>
      </w:r>
    </w:p>
    <w:p w14:paraId="15465ABB" w14:textId="3CA66AB6" w:rsidR="00B15B2B" w:rsidRDefault="00000000">
      <w:pPr>
        <w:pStyle w:val="FirstParagraph"/>
      </w:pPr>
      <w:r>
        <w:br/>
        <w:t>27 July 2026</w:t>
      </w:r>
    </w:p>
    <w:p w14:paraId="213C37B9" w14:textId="77777777" w:rsidR="005C10A3" w:rsidRDefault="005C10A3">
      <w:pPr>
        <w:spacing w:after="200" w:line="240" w:lineRule="auto"/>
      </w:pPr>
      <w:bookmarkStart w:id="2" w:name="script"/>
      <w:bookmarkEnd w:id="1"/>
      <w:r>
        <w:br w:type="page"/>
      </w:r>
    </w:p>
    <w:p w14:paraId="3412880E" w14:textId="7AAFD5F7" w:rsidR="005C10A3" w:rsidRPr="005C10A3" w:rsidRDefault="005C10A3" w:rsidP="005C10A3">
      <w:pPr>
        <w:pStyle w:val="BodyText"/>
      </w:pPr>
      <w:del w:id="3" w:author="Greg Baker" w:date="2026-07-26T23:43:00Z" w16du:dateUtc="2026-07-26T13:43:00Z">
        <w:r w:rsidRPr="005C10A3" w:rsidDel="003C06E0">
          <w:lastRenderedPageBreak/>
          <w:drawing>
            <wp:inline distT="0" distB="0" distL="0" distR="0" wp14:anchorId="029B36C3" wp14:editId="51A221F0">
              <wp:extent cx="6200140" cy="3487420"/>
              <wp:effectExtent l="0" t="0" r="0" b="0"/>
              <wp:docPr id="25253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36937" name=""/>
                      <pic:cNvPicPr/>
                    </pic:nvPicPr>
                    <pic:blipFill>
                      <a:blip r:embed="rId7"/>
                      <a:stretch>
                        <a:fillRect/>
                      </a:stretch>
                    </pic:blipFill>
                    <pic:spPr>
                      <a:xfrm>
                        <a:off x="0" y="0"/>
                        <a:ext cx="6200140" cy="3487420"/>
                      </a:xfrm>
                      <a:prstGeom prst="rect">
                        <a:avLst/>
                      </a:prstGeom>
                    </pic:spPr>
                  </pic:pic>
                </a:graphicData>
              </a:graphic>
            </wp:inline>
          </w:drawing>
        </w:r>
      </w:del>
      <w:ins w:id="4" w:author="Greg Baker" w:date="2026-07-26T23:43:00Z" w16du:dateUtc="2026-07-26T13:43:00Z">
        <w:r w:rsidR="003C06E0" w:rsidRPr="003C06E0">
          <w:rPr>
            <w:noProof/>
          </w:rPr>
          <w:t xml:space="preserve"> </w:t>
        </w:r>
      </w:ins>
      <w:ins w:id="5" w:author="Greg Baker" w:date="2026-07-26T23:43:00Z">
        <w:r w:rsidR="003C06E0" w:rsidRPr="003C06E0">
          <w:drawing>
            <wp:inline distT="0" distB="0" distL="0" distR="0" wp14:anchorId="02A2701B" wp14:editId="73F03465">
              <wp:extent cx="6200140" cy="3487420"/>
              <wp:effectExtent l="0" t="0" r="0" b="5080"/>
              <wp:docPr id="36167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73897" name=""/>
                      <pic:cNvPicPr/>
                    </pic:nvPicPr>
                    <pic:blipFill>
                      <a:blip r:embed="rId8"/>
                      <a:stretch>
                        <a:fillRect/>
                      </a:stretch>
                    </pic:blipFill>
                    <pic:spPr>
                      <a:xfrm>
                        <a:off x="0" y="0"/>
                        <a:ext cx="6200140" cy="3487420"/>
                      </a:xfrm>
                      <a:prstGeom prst="rect">
                        <a:avLst/>
                      </a:prstGeom>
                    </pic:spPr>
                  </pic:pic>
                </a:graphicData>
              </a:graphic>
            </wp:inline>
          </w:drawing>
        </w:r>
      </w:ins>
    </w:p>
    <w:p w14:paraId="364BC187" w14:textId="7A41172F" w:rsidR="00EA7A15" w:rsidRDefault="00EA7A15" w:rsidP="00EA7A15">
      <w:pPr>
        <w:pStyle w:val="BodyText"/>
        <w:rPr>
          <w:ins w:id="6" w:author="Greg Baker" w:date="2026-07-26T23:17:00Z" w16du:dateUtc="2026-07-26T13:17:00Z"/>
        </w:rPr>
      </w:pPr>
      <w:bookmarkStart w:id="7" w:name="the-problem"/>
      <w:ins w:id="8" w:author="Greg Baker" w:date="2026-07-26T22:22:00Z" w16du:dateUtc="2026-07-26T12:22:00Z">
        <w:r>
          <w:t xml:space="preserve">“Can AI produce </w:t>
        </w:r>
      </w:ins>
      <w:ins w:id="9" w:author="Greg Baker" w:date="2026-07-26T22:23:00Z" w16du:dateUtc="2026-07-26T12:23:00Z">
        <w:r w:rsidR="004F74B6">
          <w:t>a</w:t>
        </w:r>
        <w:r>
          <w:t xml:space="preserve"> perfect</w:t>
        </w:r>
      </w:ins>
      <w:ins w:id="10" w:author="Greg Baker" w:date="2026-07-26T22:22:00Z" w16du:dateUtc="2026-07-26T12:22:00Z">
        <w:r>
          <w:t xml:space="preserve"> translation?” isn’t the question we should be asking. The right question is: “how do we make use of the AI-powered abundance of cheap translations?” Can we use quantity to gain quality?</w:t>
        </w:r>
      </w:ins>
    </w:p>
    <w:p w14:paraId="681E42E0" w14:textId="0ACC5193" w:rsidR="004F74B6" w:rsidRDefault="004F74B6" w:rsidP="004F74B6">
      <w:pPr>
        <w:pStyle w:val="BodyText"/>
        <w:rPr>
          <w:ins w:id="11" w:author="Greg Baker" w:date="2026-07-26T22:26:00Z" w16du:dateUtc="2026-07-26T12:26:00Z"/>
        </w:rPr>
      </w:pPr>
      <w:ins w:id="12" w:author="Greg Baker" w:date="2026-07-26T22:26:00Z" w16du:dateUtc="2026-07-26T12:26:00Z">
        <w:r>
          <w:t>If we eschew the publication tax and simply put the translation up on a website, dissemination is cheap</w:t>
        </w:r>
      </w:ins>
      <w:ins w:id="13" w:author="Greg Baker" w:date="2026-07-26T22:27:00Z" w16du:dateUtc="2026-07-26T12:27:00Z">
        <w:r>
          <w:t xml:space="preserve"> too</w:t>
        </w:r>
      </w:ins>
      <w:ins w:id="14" w:author="Greg Baker" w:date="2026-07-26T22:26:00Z" w16du:dateUtc="2026-07-26T12:26:00Z">
        <w:r>
          <w:t xml:space="preserve">. </w:t>
        </w:r>
        <w:commentRangeStart w:id="15"/>
        <w:r>
          <w:t>The expensive part is now verification</w:t>
        </w:r>
        <w:commentRangeEnd w:id="15"/>
        <w:r>
          <w:rPr>
            <w:rStyle w:val="CommentReference"/>
            <w:sz w:val="23"/>
            <w:szCs w:val="24"/>
          </w:rPr>
          <w:commentReference w:id="15"/>
        </w:r>
        <w:r>
          <w:t>. We think that the most important problem now is identifying which passages in an AI-powered translation need a more careful review.</w:t>
        </w:r>
      </w:ins>
    </w:p>
    <w:p w14:paraId="6BF86729" w14:textId="77777777" w:rsidR="004F74B6" w:rsidRDefault="004F74B6" w:rsidP="004F74B6">
      <w:pPr>
        <w:pStyle w:val="BodyText"/>
        <w:rPr>
          <w:ins w:id="16" w:author="Greg Baker" w:date="2026-07-26T22:26:00Z" w16du:dateUtc="2026-07-26T12:26:00Z"/>
        </w:rPr>
      </w:pPr>
      <w:ins w:id="17" w:author="Greg Baker" w:date="2026-07-26T22:26:00Z" w16du:dateUtc="2026-07-26T12:26:00Z">
        <w:r>
          <w:t xml:space="preserve">We received research grant funding and decided to run an experiment where we asked whether having a lot of cheap AI-powered variant translations made it possible to identify passages that a primary focal AI translation handles poorly. </w:t>
        </w:r>
      </w:ins>
    </w:p>
    <w:p w14:paraId="53BBA03C" w14:textId="345566FE" w:rsidR="004F74B6" w:rsidRDefault="004F74B6" w:rsidP="00EA7A15">
      <w:pPr>
        <w:pStyle w:val="BodyText"/>
        <w:rPr>
          <w:ins w:id="18" w:author="Greg Baker" w:date="2026-07-26T22:29:00Z" w16du:dateUtc="2026-07-26T12:29:00Z"/>
        </w:rPr>
      </w:pPr>
      <w:ins w:id="19" w:author="Greg Baker" w:date="2026-07-26T22:29:00Z" w16du:dateUtc="2026-07-26T12:29:00Z">
        <w:r>
          <w:t>In Ancient Greek we</w:t>
        </w:r>
      </w:ins>
      <w:ins w:id="20" w:author="Greg Baker" w:date="2026-07-26T22:28:00Z" w16du:dateUtc="2026-07-26T12:28:00Z">
        <w:r>
          <w:t xml:space="preserve"> have been working with </w:t>
        </w:r>
      </w:ins>
      <w:ins w:id="21" w:author="Greg Baker" w:date="2026-07-26T22:29:00Z" w16du:dateUtc="2026-07-26T12:29:00Z">
        <w:r w:rsidRPr="00D42B3C">
          <w:rPr>
            <w:rFonts w:ascii="Arial" w:hAnsi="Arial" w:cs="Arial"/>
            <w:color w:val="14171C"/>
            <w:szCs w:val="23"/>
            <w:lang w:val="en-GB"/>
          </w:rPr>
          <w:t xml:space="preserve">Stephanos of Byzantium's Ethnika </w:t>
        </w:r>
        <w:r>
          <w:t xml:space="preserve">— the oldest surviving alphabetically </w:t>
        </w:r>
        <w:r>
          <w:t>organized</w:t>
        </w:r>
        <w:r>
          <w:t xml:space="preserve"> encyclopedia, which is terse, repetitive, and full of place names and discussions about ethnicity</w:t>
        </w:r>
        <w:r>
          <w:t xml:space="preserve">. </w:t>
        </w:r>
      </w:ins>
    </w:p>
    <w:p w14:paraId="401B397D" w14:textId="42E2B7D2" w:rsidR="004F74B6" w:rsidRDefault="004F74B6" w:rsidP="00EA39A2">
      <w:pPr>
        <w:pStyle w:val="BodyText"/>
        <w:rPr>
          <w:ins w:id="22" w:author="Greg Baker" w:date="2026-07-26T23:19:00Z" w16du:dateUtc="2026-07-26T13:19:00Z"/>
          <w:color w:val="000000"/>
        </w:rPr>
      </w:pPr>
      <w:ins w:id="23" w:author="Greg Baker" w:date="2026-07-26T22:29:00Z" w16du:dateUtc="2026-07-26T12:29:00Z">
        <w:r>
          <w:t>For our Classical Chinese text, we used passages from</w:t>
        </w:r>
        <w:r>
          <w:t xml:space="preserve"> a Warring States bamboo </w:t>
        </w:r>
      </w:ins>
      <w:ins w:id="24" w:author="Greg Baker" w:date="2026-07-26T22:30:00Z" w16du:dateUtc="2026-07-26T12:30:00Z">
        <w:r>
          <w:t>manuscript</w:t>
        </w:r>
      </w:ins>
      <w:ins w:id="25" w:author="Greg Baker" w:date="2026-07-26T22:29:00Z" w16du:dateUtc="2026-07-26T12:29:00Z">
        <w:r>
          <w:t xml:space="preserve"> </w:t>
        </w:r>
        <w:r w:rsidRPr="00D42B3C">
          <w:rPr>
            <w:i/>
          </w:rPr>
          <w:t>Xin shi wei zhong</w:t>
        </w:r>
      </w:ins>
      <w:ins w:id="26" w:author="Greg Baker" w:date="2026-07-26T23:09:00Z" w16du:dateUtc="2026-07-26T13:09:00Z">
        <w:r w:rsidR="00EA39A2">
          <w:t xml:space="preserve"> which were </w:t>
        </w:r>
        <w:r w:rsidR="00EA39A2">
          <w:rPr>
            <w:color w:val="000000"/>
          </w:rPr>
          <w:t>concerned with philosophical questions of the heart-mind, deliberation, and ethical judgement.</w:t>
        </w:r>
      </w:ins>
      <w:ins w:id="27" w:author="Greg Baker" w:date="2026-07-26T23:08:00Z" w16du:dateUtc="2026-07-26T13:08:00Z">
        <w:r w:rsidR="00EA39A2">
          <w:t xml:space="preserve"> </w:t>
        </w:r>
        <w:r w:rsidR="00EA39A2">
          <w:rPr>
            <w:rStyle w:val="apple-converted-space"/>
            <w:color w:val="000000"/>
          </w:rPr>
          <w:t> </w:t>
        </w:r>
      </w:ins>
      <w:ins w:id="28" w:author="Greg Baker" w:date="2026-07-26T23:09:00Z" w16du:dateUtc="2026-07-26T13:09:00Z">
        <w:r w:rsidR="00EA39A2">
          <w:rPr>
            <w:rStyle w:val="apple-converted-space"/>
            <w:color w:val="000000"/>
          </w:rPr>
          <w:t>It shares the problem of a very compressed syntax</w:t>
        </w:r>
      </w:ins>
      <w:ins w:id="29" w:author="Greg Baker" w:date="2026-07-26T23:10:00Z" w16du:dateUtc="2026-07-26T13:10:00Z">
        <w:r w:rsidR="00EA39A2">
          <w:rPr>
            <w:rStyle w:val="apple-converted-space"/>
            <w:color w:val="000000"/>
          </w:rPr>
          <w:t xml:space="preserve"> and </w:t>
        </w:r>
      </w:ins>
      <w:ins w:id="30" w:author="Greg Baker" w:date="2026-07-26T23:09:00Z" w16du:dateUtc="2026-07-26T13:09:00Z">
        <w:r w:rsidR="00EA39A2">
          <w:rPr>
            <w:rStyle w:val="apple-converted-space"/>
            <w:color w:val="000000"/>
          </w:rPr>
          <w:t>occasional challenges of textual rec</w:t>
        </w:r>
      </w:ins>
      <w:ins w:id="31" w:author="Greg Baker" w:date="2026-07-26T23:10:00Z" w16du:dateUtc="2026-07-26T13:10:00Z">
        <w:r w:rsidR="00EA39A2">
          <w:rPr>
            <w:rStyle w:val="apple-converted-space"/>
            <w:color w:val="000000"/>
          </w:rPr>
          <w:t>onstruction. But where Ethnika is very concrete – it is talking about particular people and places</w:t>
        </w:r>
      </w:ins>
      <w:ins w:id="32" w:author="Greg Baker" w:date="2026-07-26T23:11:00Z" w16du:dateUtc="2026-07-26T13:11:00Z">
        <w:r w:rsidR="00EA39A2">
          <w:rPr>
            <w:rStyle w:val="apple-converted-space"/>
            <w:color w:val="000000"/>
          </w:rPr>
          <w:t xml:space="preserve">, Xin shi wei zhong is a </w:t>
        </w:r>
      </w:ins>
      <w:ins w:id="33" w:author="Greg Baker" w:date="2026-07-26T23:08:00Z" w16du:dateUtc="2026-07-26T13:08:00Z">
        <w:r w:rsidR="00EA39A2">
          <w:rPr>
            <w:color w:val="000000"/>
          </w:rPr>
          <w:t xml:space="preserve">philosophical </w:t>
        </w:r>
      </w:ins>
      <w:ins w:id="34" w:author="Greg Baker" w:date="2026-07-26T23:11:00Z" w16du:dateUtc="2026-07-26T13:11:00Z">
        <w:r w:rsidR="00EA39A2">
          <w:rPr>
            <w:color w:val="000000"/>
          </w:rPr>
          <w:t xml:space="preserve">and </w:t>
        </w:r>
      </w:ins>
      <w:ins w:id="35" w:author="Greg Baker" w:date="2026-07-26T23:08:00Z" w16du:dateUtc="2026-07-26T13:08:00Z">
        <w:r w:rsidR="00EA39A2">
          <w:rPr>
            <w:color w:val="000000"/>
          </w:rPr>
          <w:t>abstract</w:t>
        </w:r>
      </w:ins>
      <w:ins w:id="36" w:author="Greg Baker" w:date="2026-07-26T23:11:00Z" w16du:dateUtc="2026-07-26T13:11:00Z">
        <w:r w:rsidR="00EA39A2">
          <w:rPr>
            <w:color w:val="000000"/>
          </w:rPr>
          <w:t>.</w:t>
        </w:r>
      </w:ins>
    </w:p>
    <w:p w14:paraId="21C7176F" w14:textId="77777777" w:rsidR="00403735" w:rsidRDefault="00C6338B" w:rsidP="00EA39A2">
      <w:pPr>
        <w:pStyle w:val="BodyText"/>
        <w:rPr>
          <w:ins w:id="37" w:author="Greg Baker" w:date="2026-07-26T23:25:00Z" w16du:dateUtc="2026-07-26T13:25:00Z"/>
          <w:color w:val="000000"/>
        </w:rPr>
      </w:pPr>
      <w:ins w:id="38" w:author="Greg Baker" w:date="2026-07-26T23:19:00Z" w16du:dateUtc="2026-07-26T13:19:00Z">
        <w:r>
          <w:rPr>
            <w:color w:val="000000"/>
          </w:rPr>
          <w:t xml:space="preserve">The </w:t>
        </w:r>
      </w:ins>
      <w:ins w:id="39" w:author="Greg Baker" w:date="2026-07-26T23:20:00Z" w16du:dateUtc="2026-07-26T13:20:00Z">
        <w:r>
          <w:rPr>
            <w:color w:val="000000"/>
          </w:rPr>
          <w:t xml:space="preserve">common </w:t>
        </w:r>
      </w:ins>
      <w:ins w:id="40" w:author="Greg Baker" w:date="2026-07-26T23:19:00Z" w16du:dateUtc="2026-07-26T13:19:00Z">
        <w:r>
          <w:rPr>
            <w:color w:val="000000"/>
          </w:rPr>
          <w:t>challenge with translating these ancient texts</w:t>
        </w:r>
      </w:ins>
      <w:ins w:id="41" w:author="Greg Baker" w:date="2026-07-26T23:20:00Z" w16du:dateUtc="2026-07-26T13:20:00Z">
        <w:r>
          <w:rPr>
            <w:color w:val="000000"/>
          </w:rPr>
          <w:t xml:space="preserve"> – that have never been translated into English before – is that we can’t ask the author what they meant, and there are no native speakers that grew up in that culture that we can ask for advice. </w:t>
        </w:r>
      </w:ins>
    </w:p>
    <w:p w14:paraId="6ACCEFDB" w14:textId="77777777" w:rsidR="006228CD" w:rsidRDefault="00403735" w:rsidP="00403735">
      <w:pPr>
        <w:pStyle w:val="BodyText"/>
        <w:rPr>
          <w:ins w:id="42" w:author="Greg Baker" w:date="2026-07-27T09:43:00Z" w16du:dateUtc="2026-07-26T23:43:00Z"/>
          <w:color w:val="000000"/>
        </w:rPr>
      </w:pPr>
      <w:ins w:id="43" w:author="Greg Baker" w:date="2026-07-26T23:25:00Z" w16du:dateUtc="2026-07-26T13:25:00Z">
        <w:r>
          <w:rPr>
            <w:color w:val="000000"/>
          </w:rPr>
          <w:lastRenderedPageBreak/>
          <w:t>We have been thinking that m</w:t>
        </w:r>
      </w:ins>
      <w:ins w:id="44" w:author="Greg Baker" w:date="2026-07-26T23:20:00Z" w16du:dateUtc="2026-07-26T13:20:00Z">
        <w:r w:rsidR="00C6338B">
          <w:rPr>
            <w:color w:val="000000"/>
          </w:rPr>
          <w:t xml:space="preserve">aybe we </w:t>
        </w:r>
      </w:ins>
      <w:ins w:id="45" w:author="Greg Baker" w:date="2026-07-26T23:21:00Z" w16du:dateUtc="2026-07-26T13:21:00Z">
        <w:r w:rsidR="00C6338B">
          <w:rPr>
            <w:color w:val="000000"/>
          </w:rPr>
          <w:t>shouldn’t be trying to remove ambiguity and uncertainty</w:t>
        </w:r>
      </w:ins>
      <w:ins w:id="46" w:author="Greg Baker" w:date="2026-07-26T23:22:00Z" w16du:dateUtc="2026-07-26T13:22:00Z">
        <w:r w:rsidR="00C6338B">
          <w:rPr>
            <w:color w:val="000000"/>
          </w:rPr>
          <w:t>.</w:t>
        </w:r>
      </w:ins>
      <w:ins w:id="47" w:author="Greg Baker" w:date="2026-07-26T23:25:00Z" w16du:dateUtc="2026-07-26T13:25:00Z">
        <w:r>
          <w:rPr>
            <w:color w:val="000000"/>
          </w:rPr>
          <w:t xml:space="preserve"> Perhaps instead</w:t>
        </w:r>
      </w:ins>
      <w:ins w:id="48" w:author="Greg Baker" w:date="2026-07-26T23:22:00Z" w16du:dateUtc="2026-07-26T13:22:00Z">
        <w:r w:rsidR="00C6338B">
          <w:rPr>
            <w:color w:val="000000"/>
          </w:rPr>
          <w:t xml:space="preserve"> we should try harder to make</w:t>
        </w:r>
      </w:ins>
      <w:ins w:id="49" w:author="Greg Baker" w:date="2026-07-26T23:21:00Z" w16du:dateUtc="2026-07-26T13:21:00Z">
        <w:r w:rsidR="00C6338B">
          <w:rPr>
            <w:color w:val="000000"/>
          </w:rPr>
          <w:t xml:space="preserve"> ambiguity and uncertainty</w:t>
        </w:r>
      </w:ins>
      <w:ins w:id="50" w:author="Greg Baker" w:date="2026-07-26T23:22:00Z" w16du:dateUtc="2026-07-26T13:22:00Z">
        <w:r w:rsidR="00C6338B">
          <w:rPr>
            <w:color w:val="000000"/>
          </w:rPr>
          <w:t xml:space="preserve"> obvious. </w:t>
        </w:r>
      </w:ins>
      <w:ins w:id="51" w:author="Greg Baker" w:date="2026-07-26T23:23:00Z" w16du:dateUtc="2026-07-26T13:23:00Z">
        <w:r w:rsidR="00C6338B">
          <w:rPr>
            <w:color w:val="000000"/>
          </w:rPr>
          <w:t>This is the heart of the technique we</w:t>
        </w:r>
      </w:ins>
      <w:ins w:id="52" w:author="Greg Baker" w:date="2026-07-26T23:22:00Z" w16du:dateUtc="2026-07-26T13:22:00Z">
        <w:r w:rsidR="00C6338B">
          <w:rPr>
            <w:color w:val="000000"/>
          </w:rPr>
          <w:t xml:space="preserve"> have been </w:t>
        </w:r>
      </w:ins>
      <w:ins w:id="53" w:author="Greg Baker" w:date="2026-07-26T23:23:00Z" w16du:dateUtc="2026-07-26T13:23:00Z">
        <w:r w:rsidR="00C6338B">
          <w:rPr>
            <w:color w:val="000000"/>
          </w:rPr>
          <w:t>working on which we call “parallage”.</w:t>
        </w:r>
      </w:ins>
      <w:ins w:id="54" w:author="Greg Baker" w:date="2026-07-26T23:27:00Z" w16du:dateUtc="2026-07-26T13:27:00Z">
        <w:r>
          <w:rPr>
            <w:color w:val="000000"/>
          </w:rPr>
          <w:t xml:space="preserve"> We have a lot of prompts – 27 at the moment – that deliberately force the language model to translate the passage in very different ways.</w:t>
        </w:r>
      </w:ins>
    </w:p>
    <w:p w14:paraId="3E1056F4" w14:textId="77777777" w:rsidR="006228CD" w:rsidRDefault="006228CD">
      <w:pPr>
        <w:spacing w:after="200" w:line="240" w:lineRule="auto"/>
        <w:rPr>
          <w:ins w:id="55" w:author="Greg Baker" w:date="2026-07-27T09:43:00Z" w16du:dateUtc="2026-07-26T23:43:00Z"/>
          <w:color w:val="000000"/>
        </w:rPr>
      </w:pPr>
      <w:ins w:id="56" w:author="Greg Baker" w:date="2026-07-27T09:43:00Z" w16du:dateUtc="2026-07-26T23:43:00Z">
        <w:r>
          <w:rPr>
            <w:color w:val="000000"/>
          </w:rPr>
          <w:br w:type="page"/>
        </w:r>
      </w:ins>
    </w:p>
    <w:p w14:paraId="2A2D015A" w14:textId="531A9699" w:rsidR="00B15B2B" w:rsidDel="00321B53" w:rsidRDefault="00000000" w:rsidP="00403735">
      <w:pPr>
        <w:pStyle w:val="BodyText"/>
        <w:rPr>
          <w:del w:id="57" w:author="Greg Baker" w:date="2026-07-25T23:47:00Z" w16du:dateUtc="2026-07-25T13:47:00Z"/>
        </w:rPr>
        <w:pPrChange w:id="58" w:author="Greg Baker" w:date="2026-07-26T23:27:00Z" w16du:dateUtc="2026-07-26T13:27:00Z">
          <w:pPr>
            <w:pStyle w:val="BodyText"/>
          </w:pPr>
        </w:pPrChange>
      </w:pPr>
      <w:del w:id="59" w:author="Greg Baker" w:date="2026-07-25T23:47:00Z" w16du:dateUtc="2026-07-25T13:47:00Z">
        <w:r w:rsidDel="00321B53">
          <w:lastRenderedPageBreak/>
          <w:delText xml:space="preserve">This is a slightly unusual paper for an Ancient Studies conference because we are reporting </w:delText>
        </w:r>
        <w:r w:rsidR="00056309" w:rsidDel="00321B53">
          <w:delText>on a scientific</w:delText>
        </w:r>
        <w:r w:rsidDel="00321B53">
          <w:delText xml:space="preserve"> experiment</w:delText>
        </w:r>
        <w:r w:rsidR="00056309" w:rsidDel="00321B53">
          <w:delText>.</w:delText>
        </w:r>
        <w:r w:rsidR="00267771" w:rsidDel="00321B53">
          <w:delText xml:space="preserve"> It’s a little</w:delText>
        </w:r>
        <w:r w:rsidR="00D263DF" w:rsidDel="00321B53">
          <w:delText xml:space="preserve"> more</w:delText>
        </w:r>
        <w:r w:rsidR="00267771" w:rsidDel="00321B53">
          <w:delText xml:space="preserve"> unusual because it involves </w:delText>
        </w:r>
        <w:r w:rsidR="00D263DF" w:rsidDel="00321B53">
          <w:delText xml:space="preserve">both </w:delText>
        </w:r>
        <w:r w:rsidR="00267771" w:rsidDel="00321B53">
          <w:delText>Byzantine-era Greek and also Classical Chinese.</w:delText>
        </w:r>
      </w:del>
    </w:p>
    <w:p w14:paraId="4D60674D" w14:textId="544BD263" w:rsidR="00267771" w:rsidDel="00321B53" w:rsidRDefault="00267771" w:rsidP="00403735">
      <w:pPr>
        <w:pStyle w:val="BodyText"/>
        <w:rPr>
          <w:del w:id="60" w:author="Greg Baker" w:date="2026-07-25T23:47:00Z" w16du:dateUtc="2026-07-25T13:47:00Z"/>
        </w:rPr>
        <w:pPrChange w:id="61" w:author="Greg Baker" w:date="2026-07-26T23:27:00Z" w16du:dateUtc="2026-07-26T13:27:00Z">
          <w:pPr>
            <w:pStyle w:val="BodyText"/>
          </w:pPr>
        </w:pPrChange>
      </w:pPr>
      <w:del w:id="62" w:author="Greg Baker" w:date="2026-07-25T23:47:00Z" w16du:dateUtc="2026-07-25T13:47:00Z">
        <w:r w:rsidDel="00321B53">
          <w:delText>The experiment itself arose because of economics.</w:delText>
        </w:r>
      </w:del>
    </w:p>
    <w:p w14:paraId="24B39557" w14:textId="6B0D7FBE" w:rsidR="00BD269F" w:rsidDel="00321B53" w:rsidRDefault="00BD269F" w:rsidP="00403735">
      <w:pPr>
        <w:pStyle w:val="BodyText"/>
        <w:rPr>
          <w:del w:id="63" w:author="Greg Baker" w:date="2026-07-25T23:47:00Z" w16du:dateUtc="2026-07-25T13:47:00Z"/>
        </w:rPr>
        <w:pPrChange w:id="64" w:author="Greg Baker" w:date="2026-07-26T23:27:00Z" w16du:dateUtc="2026-07-26T13:27:00Z">
          <w:pPr>
            <w:pStyle w:val="BodyText"/>
          </w:pPr>
        </w:pPrChange>
      </w:pPr>
      <w:del w:id="65" w:author="Greg Baker" w:date="2026-07-25T23:47:00Z" w16du:dateUtc="2026-07-25T13:47:00Z">
        <w:r w:rsidDel="00321B53">
          <w:delText>Human translation is expensive: it is normal to budget $0.10 – $0.15 per word.</w:delText>
        </w:r>
      </w:del>
    </w:p>
    <w:p w14:paraId="711F30BC" w14:textId="7A503D32" w:rsidR="00B15B2B" w:rsidDel="00321B53" w:rsidRDefault="00000000" w:rsidP="00403735">
      <w:pPr>
        <w:pStyle w:val="BodyText"/>
        <w:rPr>
          <w:del w:id="66" w:author="Greg Baker" w:date="2026-07-25T23:47:00Z" w16du:dateUtc="2026-07-25T13:47:00Z"/>
        </w:rPr>
        <w:pPrChange w:id="67" w:author="Greg Baker" w:date="2026-07-26T23:27:00Z" w16du:dateUtc="2026-07-26T13:27:00Z">
          <w:pPr>
            <w:pStyle w:val="BodyText"/>
          </w:pPr>
        </w:pPrChange>
      </w:pPr>
      <w:del w:id="68" w:author="Greg Baker" w:date="2026-07-25T23:47:00Z" w16du:dateUtc="2026-07-25T13:47:00Z">
        <w:r w:rsidDel="00321B53">
          <w:delText>Generative AI</w:delText>
        </w:r>
        <w:r w:rsidR="00BD269F" w:rsidDel="00321B53">
          <w:delText xml:space="preserve"> </w:delText>
        </w:r>
        <w:r w:rsidR="005C10A3" w:rsidDel="00321B53">
          <w:delText>powered translation is much cheaper</w:delText>
        </w:r>
        <w:r w:rsidR="00BD269F" w:rsidDel="00321B53">
          <w:delText>. We generated 27 distinct copies of each of our translations for a total cost of 0.7c per source word</w:delText>
        </w:r>
        <w:r w:rsidR="00600D6F" w:rsidDel="00321B53">
          <w:delText>. Every month it gets cheaper.</w:delText>
        </w:r>
      </w:del>
    </w:p>
    <w:p w14:paraId="5AF9C786" w14:textId="48BD1098" w:rsidR="006F22A1" w:rsidDel="00321B53" w:rsidRDefault="006F22A1" w:rsidP="00403735">
      <w:pPr>
        <w:pStyle w:val="BodyText"/>
        <w:rPr>
          <w:del w:id="69" w:author="Greg Baker" w:date="2026-07-25T23:47:00Z" w16du:dateUtc="2026-07-25T13:47:00Z"/>
        </w:rPr>
        <w:pPrChange w:id="70" w:author="Greg Baker" w:date="2026-07-26T23:27:00Z" w16du:dateUtc="2026-07-26T13:27:00Z">
          <w:pPr>
            <w:pStyle w:val="BodyText"/>
          </w:pPr>
        </w:pPrChange>
      </w:pPr>
      <w:del w:id="71" w:author="Greg Baker" w:date="2026-07-25T23:47:00Z" w16du:dateUtc="2026-07-25T13:47:00Z">
        <w:r w:rsidDel="00321B53">
          <w:delText xml:space="preserve">“Can AI produce the one correct translation?” isn’t the question we should be asking. The right question is: “how do we make use of the AI-powered abundance of cheap translations?” Can we </w:delText>
        </w:r>
        <w:r w:rsidDel="00321B53">
          <w:delText>use</w:delText>
        </w:r>
        <w:r w:rsidDel="00321B53">
          <w:delText xml:space="preserve"> quantity </w:delText>
        </w:r>
        <w:r w:rsidDel="00321B53">
          <w:delText>to gain</w:delText>
        </w:r>
        <w:r w:rsidDel="00321B53">
          <w:delText xml:space="preserve"> quality?</w:delText>
        </w:r>
      </w:del>
    </w:p>
    <w:p w14:paraId="4D5E239F" w14:textId="7B13D856" w:rsidR="005C10A3" w:rsidDel="00321B53" w:rsidRDefault="005C10A3" w:rsidP="00403735">
      <w:pPr>
        <w:pStyle w:val="BodyText"/>
        <w:rPr>
          <w:del w:id="72" w:author="Greg Baker" w:date="2026-07-25T23:47:00Z" w16du:dateUtc="2026-07-25T13:47:00Z"/>
        </w:rPr>
        <w:pPrChange w:id="73" w:author="Greg Baker" w:date="2026-07-26T23:27:00Z" w16du:dateUtc="2026-07-26T13:27:00Z">
          <w:pPr>
            <w:pStyle w:val="BodyText"/>
          </w:pPr>
        </w:pPrChange>
      </w:pPr>
      <w:del w:id="74" w:author="Greg Baker" w:date="2026-07-25T23:47:00Z" w16du:dateUtc="2026-07-25T13:47:00Z">
        <w:r w:rsidDel="00321B53">
          <w:delText xml:space="preserve">If we eschew the publication tax and simply put the translation up on a website, dissemination is cheap. The expensive part is now verification. </w:delText>
        </w:r>
        <w:r w:rsidDel="00321B53">
          <w:delText xml:space="preserve">We think that the most important problem now is identifying which </w:delText>
        </w:r>
        <w:r w:rsidDel="00321B53">
          <w:delText>passages</w:delText>
        </w:r>
        <w:r w:rsidDel="00321B53">
          <w:delText xml:space="preserve"> in an AI-powered translation</w:delText>
        </w:r>
        <w:r w:rsidDel="00321B53">
          <w:delText xml:space="preserve"> need a more careful review</w:delText>
        </w:r>
        <w:r w:rsidR="006F22A1" w:rsidDel="00321B53">
          <w:delText>.</w:delText>
        </w:r>
      </w:del>
    </w:p>
    <w:p w14:paraId="11417731" w14:textId="026EF8D6" w:rsidR="006F22A1" w:rsidDel="00321B53" w:rsidRDefault="006F22A1" w:rsidP="00403735">
      <w:pPr>
        <w:pStyle w:val="BodyText"/>
        <w:rPr>
          <w:del w:id="75" w:author="Greg Baker" w:date="2026-07-25T23:47:00Z" w16du:dateUtc="2026-07-25T13:47:00Z"/>
        </w:rPr>
        <w:pPrChange w:id="76" w:author="Greg Baker" w:date="2026-07-26T23:27:00Z" w16du:dateUtc="2026-07-26T13:27:00Z">
          <w:pPr>
            <w:pStyle w:val="BodyText"/>
          </w:pPr>
        </w:pPrChange>
      </w:pPr>
      <w:del w:id="77" w:author="Greg Baker" w:date="2026-07-25T23:47:00Z" w16du:dateUtc="2026-07-25T13:47:00Z">
        <w:r w:rsidDel="00321B53">
          <w:delText>We</w:delText>
        </w:r>
        <w:r w:rsidR="00D263DF" w:rsidDel="00321B53">
          <w:delText xml:space="preserve"> received research grant</w:delText>
        </w:r>
        <w:r w:rsidDel="00321B53">
          <w:delText xml:space="preserve"> funding and decided to run an experiment where we asked whether having a lot of cheap AI-powered variant translations made it possible to identify passages that a primary focal AI translation handles poorly. </w:delText>
        </w:r>
      </w:del>
    </w:p>
    <w:p w14:paraId="5B8A8884" w14:textId="2A414302" w:rsidR="005C10A3" w:rsidDel="00321B53" w:rsidRDefault="006F22A1" w:rsidP="00403735">
      <w:pPr>
        <w:pStyle w:val="BodyText"/>
        <w:rPr>
          <w:del w:id="78" w:author="Greg Baker" w:date="2026-07-25T23:47:00Z" w16du:dateUtc="2026-07-25T13:47:00Z"/>
        </w:rPr>
        <w:pPrChange w:id="79" w:author="Greg Baker" w:date="2026-07-26T23:27:00Z" w16du:dateUtc="2026-07-26T13:27:00Z">
          <w:pPr>
            <w:pStyle w:val="BodyText"/>
          </w:pPr>
        </w:pPrChange>
      </w:pPr>
      <w:del w:id="80" w:author="Greg Baker" w:date="2026-07-25T23:47:00Z" w16du:dateUtc="2026-07-25T13:47:00Z">
        <w:r w:rsidDel="00321B53">
          <w:delText xml:space="preserve">The experiment happens to answer an important teaching question: if students are going to put everything into ChatGPT anyway, what can we tell them to do so that they aren’t fooled by a fluent-but-wrong translation? </w:delText>
        </w:r>
      </w:del>
    </w:p>
    <w:p w14:paraId="46FC0524" w14:textId="77777777" w:rsidR="005C10A3" w:rsidDel="00490C3C" w:rsidRDefault="005C10A3" w:rsidP="00403735">
      <w:pPr>
        <w:pStyle w:val="BodyText"/>
        <w:rPr>
          <w:del w:id="81" w:author="Greg Baker" w:date="2026-07-26T22:50:00Z" w16du:dateUtc="2026-07-26T12:50:00Z"/>
        </w:rPr>
        <w:pPrChange w:id="82" w:author="Greg Baker" w:date="2026-07-26T23:27:00Z" w16du:dateUtc="2026-07-26T13:27:00Z">
          <w:pPr>
            <w:pStyle w:val="BodyText"/>
          </w:pPr>
        </w:pPrChange>
      </w:pPr>
    </w:p>
    <w:p w14:paraId="7457AD28" w14:textId="0ADA03EF" w:rsidR="005C10A3" w:rsidRDefault="005C10A3" w:rsidP="00403735">
      <w:pPr>
        <w:pStyle w:val="BodyText"/>
        <w:pPrChange w:id="83" w:author="Greg Baker" w:date="2026-07-26T23:27:00Z" w16du:dateUtc="2026-07-26T13:27:00Z">
          <w:pPr>
            <w:spacing w:after="200" w:line="240" w:lineRule="auto"/>
          </w:pPr>
        </w:pPrChange>
      </w:pPr>
    </w:p>
    <w:p w14:paraId="549D8A37" w14:textId="1DFCB734" w:rsidR="00B15B2B" w:rsidRDefault="005C10A3">
      <w:pPr>
        <w:pStyle w:val="BodyText"/>
      </w:pPr>
      <w:r w:rsidRPr="005C10A3">
        <w:drawing>
          <wp:inline distT="0" distB="0" distL="0" distR="0" wp14:anchorId="030D1937" wp14:editId="4283D231">
            <wp:extent cx="6200140" cy="3487420"/>
            <wp:effectExtent l="0" t="0" r="0" b="0"/>
            <wp:docPr id="127783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32111" name=""/>
                    <pic:cNvPicPr/>
                  </pic:nvPicPr>
                  <pic:blipFill>
                    <a:blip r:embed="rId13"/>
                    <a:stretch>
                      <a:fillRect/>
                    </a:stretch>
                  </pic:blipFill>
                  <pic:spPr>
                    <a:xfrm>
                      <a:off x="0" y="0"/>
                      <a:ext cx="6200140" cy="3487420"/>
                    </a:xfrm>
                    <a:prstGeom prst="rect">
                      <a:avLst/>
                    </a:prstGeom>
                  </pic:spPr>
                </pic:pic>
              </a:graphicData>
            </a:graphic>
          </wp:inline>
        </w:drawing>
      </w:r>
      <w:r>
        <w:t xml:space="preserve"> </w:t>
      </w:r>
    </w:p>
    <w:p w14:paraId="19950573" w14:textId="47A3A365" w:rsidR="006228CD" w:rsidRDefault="006228CD" w:rsidP="00321B53">
      <w:pPr>
        <w:pStyle w:val="BodyText"/>
        <w:rPr>
          <w:ins w:id="84" w:author="Greg Baker" w:date="2026-07-27T09:43:00Z" w16du:dateUtc="2026-07-26T23:43:00Z"/>
        </w:rPr>
      </w:pPr>
      <w:bookmarkStart w:id="85" w:name="why-verification-is-now-the-bottleneck"/>
      <w:bookmarkEnd w:id="7"/>
      <w:ins w:id="86" w:author="Greg Baker" w:date="2026-07-27T09:44:00Z" w16du:dateUtc="2026-07-26T23:44:00Z">
        <w:r w:rsidRPr="006228CD">
          <w:t xml:space="preserve">This chart tells us that verification is not going away anytime soon, but </w:t>
        </w:r>
      </w:ins>
      <w:ins w:id="87" w:author="Greg Baker" w:date="2026-07-27T09:51:00Z" w16du:dateUtc="2026-07-26T23:51:00Z">
        <w:r>
          <w:t xml:space="preserve">there are easy steps you can take to </w:t>
        </w:r>
      </w:ins>
      <w:ins w:id="88" w:author="Greg Baker" w:date="2026-07-27T09:44:00Z" w16du:dateUtc="2026-07-26T23:44:00Z">
        <w:r w:rsidRPr="006228CD">
          <w:t>minimize it.</w:t>
        </w:r>
      </w:ins>
    </w:p>
    <w:p w14:paraId="68354883" w14:textId="269E0775" w:rsidR="006F22A1" w:rsidDel="00321B53" w:rsidRDefault="006F22A1" w:rsidP="00F149A2">
      <w:pPr>
        <w:pStyle w:val="BodyText"/>
        <w:rPr>
          <w:del w:id="89" w:author="Greg Baker" w:date="2026-07-25T23:47:00Z" w16du:dateUtc="2026-07-25T13:47:00Z"/>
        </w:rPr>
      </w:pPr>
      <w:del w:id="90" w:author="Greg Baker" w:date="2026-07-25T23:47:00Z" w16du:dateUtc="2026-07-25T13:47:00Z">
        <w:r w:rsidDel="00321B53">
          <w:delText xml:space="preserve">A little bit of background, and a small forecast. </w:delText>
        </w:r>
      </w:del>
    </w:p>
    <w:p w14:paraId="70150C66" w14:textId="6BD79277" w:rsidR="00B27FD3" w:rsidRDefault="006228CD" w:rsidP="00321B53">
      <w:pPr>
        <w:pStyle w:val="BodyText"/>
        <w:rPr>
          <w:ins w:id="91" w:author="Greg Baker" w:date="2026-07-26T22:41:00Z" w16du:dateUtc="2026-07-26T12:41:00Z"/>
        </w:rPr>
      </w:pPr>
      <w:ins w:id="92" w:author="Greg Baker" w:date="2026-07-27T09:44:00Z" w16du:dateUtc="2026-07-26T23:44:00Z">
        <w:r>
          <w:t>This is the</w:t>
        </w:r>
      </w:ins>
      <w:ins w:id="93" w:author="Greg Baker" w:date="2026-07-25T23:47:00Z" w16du:dateUtc="2026-07-25T13:47:00Z">
        <w:r w:rsidR="00321B53">
          <w:t xml:space="preserve"> reference-similarity results for the Greek Stephanos material.</w:t>
        </w:r>
      </w:ins>
      <w:ins w:id="94" w:author="Greg Baker" w:date="2026-07-26T22:40:00Z" w16du:dateUtc="2026-07-26T12:40:00Z">
        <w:r w:rsidR="00B27FD3">
          <w:t xml:space="preserve"> It’s on a scale of 0 to 100</w:t>
        </w:r>
      </w:ins>
      <w:ins w:id="95" w:author="Greg Baker" w:date="2026-07-26T22:41:00Z" w16du:dateUtc="2026-07-26T12:41:00Z">
        <w:r w:rsidR="00B27FD3">
          <w:t>%</w:t>
        </w:r>
      </w:ins>
      <w:ins w:id="96" w:author="Greg Baker" w:date="2026-07-26T22:40:00Z" w16du:dateUtc="2026-07-26T12:40:00Z">
        <w:r w:rsidR="00B27FD3">
          <w:t xml:space="preserve">, but the chart is truncated to hide all the </w:t>
        </w:r>
      </w:ins>
      <w:ins w:id="97" w:author="Greg Baker" w:date="2026-07-26T23:26:00Z" w16du:dateUtc="2026-07-26T13:26:00Z">
        <w:r w:rsidR="00403735">
          <w:t>empty</w:t>
        </w:r>
      </w:ins>
      <w:ins w:id="98" w:author="Greg Baker" w:date="2026-07-26T22:40:00Z" w16du:dateUtc="2026-07-26T12:40:00Z">
        <w:r w:rsidR="00B27FD3">
          <w:t xml:space="preserve"> parts. </w:t>
        </w:r>
      </w:ins>
      <w:ins w:id="99" w:author="Greg Baker" w:date="2026-07-26T22:41:00Z" w16du:dateUtc="2026-07-26T12:41:00Z">
        <w:r w:rsidR="00B27FD3">
          <w:t>Human translators usually score about 90-95% reference similarity between each other, so you can see that AI is not at human standard yet regardless of what we do.</w:t>
        </w:r>
      </w:ins>
    </w:p>
    <w:p w14:paraId="6DCE208B" w14:textId="0CBFBDA8" w:rsidR="00490C3C" w:rsidRPr="00295143" w:rsidRDefault="00490C3C" w:rsidP="00490C3C">
      <w:pPr>
        <w:pStyle w:val="BodyText"/>
        <w:rPr>
          <w:moveTo w:id="100" w:author="Greg Baker" w:date="2026-07-26T22:47:00Z" w16du:dateUtc="2026-07-26T12:47:00Z"/>
        </w:rPr>
      </w:pPr>
      <w:moveToRangeStart w:id="101" w:author="Greg Baker" w:date="2026-07-26T22:47:00Z" w:name="move235998446"/>
      <w:moveTo w:id="102" w:author="Greg Baker" w:date="2026-07-26T22:47:00Z" w16du:dateUtc="2026-07-26T12:47:00Z">
        <w:r>
          <w:t xml:space="preserve">There are standard metrics of translation quality measurement that are widely used in the computing community: BLEU-4, chrF++, METEOR and ROUGE-L. What you see </w:t>
        </w:r>
        <w:del w:id="103" w:author="Greg Baker" w:date="2026-07-27T09:51:00Z" w16du:dateUtc="2026-07-26T23:51:00Z">
          <w:r w:rsidDel="006228CD">
            <w:delText>o</w:delText>
          </w:r>
        </w:del>
      </w:moveTo>
      <w:ins w:id="104" w:author="Greg Baker" w:date="2026-07-27T09:51:00Z" w16du:dateUtc="2026-07-26T23:51:00Z">
        <w:r w:rsidR="006228CD">
          <w:t>o</w:t>
        </w:r>
      </w:ins>
      <w:moveTo w:id="105" w:author="Greg Baker" w:date="2026-07-26T22:47:00Z" w16du:dateUtc="2026-07-26T12:47:00Z">
        <w:r>
          <w:t>n this chart is the average of them.</w:t>
        </w:r>
        <w:del w:id="106" w:author="Greg Baker" w:date="2026-07-26T23:48:00Z" w16du:dateUtc="2026-07-26T13:48:00Z">
          <w:r w:rsidDel="005F1E49">
            <w:delText xml:space="preserve"> In separate analyses, we also used newer learned metrics, including BERTScore, COMET, XCOMET-XL and BLEURT.</w:delText>
          </w:r>
        </w:del>
      </w:moveTo>
    </w:p>
    <w:moveToRangeEnd w:id="101"/>
    <w:p w14:paraId="683D5B19" w14:textId="018C7AB5" w:rsidR="00321B53" w:rsidRDefault="00321B53" w:rsidP="00321B53">
      <w:pPr>
        <w:pStyle w:val="BodyText"/>
        <w:rPr>
          <w:ins w:id="107" w:author="Greg Baker" w:date="2026-07-26T22:51:00Z" w16du:dateUtc="2026-07-26T12:51:00Z"/>
        </w:rPr>
      </w:pPr>
      <w:ins w:id="108" w:author="Greg Baker" w:date="2026-07-25T23:47:00Z" w16du:dateUtc="2026-07-25T13:47:00Z">
        <w:r>
          <w:t>We started with a naive prompt to do a single translation: “act as a classical translator and translate this”. It worked, but the</w:t>
        </w:r>
      </w:ins>
      <w:ins w:id="109" w:author="Greg Baker" w:date="2026-07-26T23:30:00Z" w16du:dateUtc="2026-07-26T13:30:00Z">
        <w:r w:rsidR="00403735">
          <w:t>re were a lot of problems</w:t>
        </w:r>
      </w:ins>
      <w:ins w:id="110" w:author="Greg Baker" w:date="2026-07-25T23:47:00Z" w16du:dateUtc="2026-07-25T13:47:00Z">
        <w:r>
          <w:t xml:space="preserve"> — that’s the bottom blue line. Then we translated some passages ourselves, gave the corrected translations to Anthropic Claude along with the originals, and asked it to create a new prompt. The very detailed prompt it produced — covering recurring constructions, named entities, and editorial conventions — improved the output substantially: that’s the gold-coloured line. A later, more modular version brought a further small improvement — the green-coloured line — and that last one is the prompt we used for all our Greek experiments.</w:t>
        </w:r>
      </w:ins>
      <w:ins w:id="111" w:author="Greg Baker" w:date="2026-07-26T23:28:00Z" w16du:dateUtc="2026-07-26T13:28:00Z">
        <w:r w:rsidR="00403735">
          <w:t xml:space="preserve"> </w:t>
        </w:r>
      </w:ins>
    </w:p>
    <w:p w14:paraId="360AC67A" w14:textId="52928526" w:rsidR="00490C3C" w:rsidRDefault="00490C3C" w:rsidP="00490C3C">
      <w:pPr>
        <w:pStyle w:val="BodyText"/>
        <w:rPr>
          <w:moveTo w:id="112" w:author="Greg Baker" w:date="2026-07-26T22:51:00Z" w16du:dateUtc="2026-07-26T12:51:00Z"/>
        </w:rPr>
      </w:pPr>
      <w:moveToRangeStart w:id="113" w:author="Greg Baker" w:date="2026-07-26T22:51:00Z" w:name="move235998719"/>
      <w:moveTo w:id="114" w:author="Greg Baker" w:date="2026-07-26T22:51:00Z" w16du:dateUtc="2026-07-26T12:51:00Z">
        <w:r>
          <w:t xml:space="preserve">Our Chinese experiments are still using the basic “act as a classical translator prompt” so their quality is </w:t>
        </w:r>
        <w:del w:id="115" w:author="Greg Baker" w:date="2026-07-26T22:51:00Z" w16du:dateUtc="2026-07-26T12:51:00Z">
          <w:r w:rsidDel="00490C3C">
            <w:delText>much</w:delText>
          </w:r>
        </w:del>
      </w:moveTo>
      <w:ins w:id="116" w:author="Greg Baker" w:date="2026-07-26T22:51:00Z" w16du:dateUtc="2026-07-26T12:51:00Z">
        <w:r>
          <w:t>equivalent to that</w:t>
        </w:r>
      </w:ins>
      <w:moveTo w:id="117" w:author="Greg Baker" w:date="2026-07-26T22:51:00Z" w16du:dateUtc="2026-07-26T12:51:00Z">
        <w:r>
          <w:t xml:space="preserve"> low</w:t>
        </w:r>
      </w:moveTo>
      <w:ins w:id="118" w:author="Greg Baker" w:date="2026-07-26T22:51:00Z" w16du:dateUtc="2026-07-26T12:51:00Z">
        <w:r>
          <w:t xml:space="preserve"> blue line</w:t>
        </w:r>
      </w:ins>
      <w:moveTo w:id="119" w:author="Greg Baker" w:date="2026-07-26T22:51:00Z" w16du:dateUtc="2026-07-26T12:51:00Z">
        <w:del w:id="120" w:author="Greg Baker" w:date="2026-07-26T22:51:00Z" w16du:dateUtc="2026-07-26T12:51:00Z">
          <w:r w:rsidDel="00490C3C">
            <w:delText>er</w:delText>
          </w:r>
        </w:del>
      </w:moveTo>
      <w:ins w:id="121" w:author="Greg Baker" w:date="2026-07-26T23:31:00Z" w16du:dateUtc="2026-07-26T13:31:00Z">
        <w:r w:rsidR="00403735">
          <w:t>.</w:t>
        </w:r>
      </w:ins>
      <w:moveTo w:id="122" w:author="Greg Baker" w:date="2026-07-26T22:51:00Z" w16du:dateUtc="2026-07-26T12:51:00Z">
        <w:del w:id="123" w:author="Greg Baker" w:date="2026-07-26T23:31:00Z" w16du:dateUtc="2026-07-26T13:31:00Z">
          <w:r w:rsidDel="00403735">
            <w:delText>.</w:delText>
          </w:r>
        </w:del>
      </w:moveTo>
    </w:p>
    <w:p w14:paraId="6151B786" w14:textId="2F90D272" w:rsidR="006228CD" w:rsidRDefault="00490C3C" w:rsidP="00321B53">
      <w:pPr>
        <w:pStyle w:val="BodyText"/>
        <w:rPr>
          <w:ins w:id="124" w:author="Greg Baker" w:date="2026-07-27T09:49:00Z" w16du:dateUtc="2026-07-26T23:49:00Z"/>
        </w:rPr>
      </w:pPr>
      <w:moveTo w:id="125" w:author="Greg Baker" w:date="2026-07-26T22:51:00Z" w16du:dateUtc="2026-07-26T12:51:00Z">
        <w:del w:id="126" w:author="Greg Baker" w:date="2026-07-26T23:31:00Z" w16du:dateUtc="2026-07-26T13:31:00Z">
          <w:r w:rsidDel="00403735">
            <w:lastRenderedPageBreak/>
            <w:br w:type="page"/>
          </w:r>
        </w:del>
      </w:moveTo>
      <w:moveToRangeEnd w:id="113"/>
      <w:ins w:id="127" w:author="Greg Baker" w:date="2026-07-27T09:45:00Z" w16du:dateUtc="2026-07-26T23:45:00Z">
        <w:r w:rsidR="006228CD">
          <w:t xml:space="preserve">We can make two </w:t>
        </w:r>
      </w:ins>
      <w:ins w:id="128" w:author="Greg Baker" w:date="2026-07-27T09:46:00Z" w16du:dateUtc="2026-07-26T23:46:00Z">
        <w:r w:rsidR="006228CD">
          <w:t xml:space="preserve">observations </w:t>
        </w:r>
      </w:ins>
      <w:ins w:id="129" w:author="Greg Baker" w:date="2026-07-26T22:36:00Z" w16du:dateUtc="2026-07-26T12:36:00Z">
        <w:r w:rsidR="00B27FD3">
          <w:t>from this chart.</w:t>
        </w:r>
      </w:ins>
      <w:ins w:id="130" w:author="Greg Baker" w:date="2026-07-27T09:46:00Z" w16du:dateUtc="2026-07-26T23:46:00Z">
        <w:r w:rsidR="006228CD">
          <w:t xml:space="preserve"> Firstly, we can make the prediction that we won’t see human-expert-level translation of ancient texts </w:t>
        </w:r>
      </w:ins>
      <w:ins w:id="131" w:author="Greg Baker" w:date="2026-07-27T09:47:00Z" w16du:dateUtc="2026-07-26T23:47:00Z">
        <w:r w:rsidR="006228CD">
          <w:t>before 2030 unless AI capabilities break</w:t>
        </w:r>
      </w:ins>
      <w:ins w:id="132" w:author="Greg Baker" w:date="2026-07-27T09:48:00Z" w16du:dateUtc="2026-07-26T23:48:00Z">
        <w:r w:rsidR="006228CD">
          <w:t xml:space="preserve"> away from the current trend. </w:t>
        </w:r>
      </w:ins>
      <w:ins w:id="133" w:author="Greg Baker" w:date="2026-07-27T09:50:00Z" w16du:dateUtc="2026-07-26T23:50:00Z">
        <w:r w:rsidR="006228CD">
          <w:t>Therefore,</w:t>
        </w:r>
      </w:ins>
      <w:ins w:id="134" w:author="Greg Baker" w:date="2026-07-27T09:49:00Z" w16du:dateUtc="2026-07-26T23:49:00Z">
        <w:r w:rsidR="006228CD">
          <w:t xml:space="preserve"> human v</w:t>
        </w:r>
      </w:ins>
      <w:ins w:id="135" w:author="Greg Baker" w:date="2026-07-27T09:48:00Z" w16du:dateUtc="2026-07-26T23:48:00Z">
        <w:r w:rsidR="006228CD">
          <w:t xml:space="preserve">erification will be essential </w:t>
        </w:r>
      </w:ins>
      <w:ins w:id="136" w:author="Greg Baker" w:date="2026-07-27T09:49:00Z" w16du:dateUtc="2026-07-26T23:49:00Z">
        <w:r w:rsidR="006228CD">
          <w:t>for the remainder of the</w:t>
        </w:r>
      </w:ins>
      <w:ins w:id="137" w:author="Greg Baker" w:date="2026-07-27T09:48:00Z" w16du:dateUtc="2026-07-26T23:48:00Z">
        <w:r w:rsidR="006228CD">
          <w:t xml:space="preserve"> decade</w:t>
        </w:r>
      </w:ins>
      <w:ins w:id="138" w:author="Greg Baker" w:date="2026-07-27T10:04:00Z" w16du:dateUtc="2026-07-27T00:04:00Z">
        <w:r w:rsidR="00011BF3">
          <w:t xml:space="preserve"> at least</w:t>
        </w:r>
      </w:ins>
      <w:ins w:id="139" w:author="Greg Baker" w:date="2026-07-27T09:48:00Z" w16du:dateUtc="2026-07-26T23:48:00Z">
        <w:r w:rsidR="006228CD">
          <w:t>.</w:t>
        </w:r>
      </w:ins>
    </w:p>
    <w:p w14:paraId="6CA57A4A" w14:textId="672A4B7B" w:rsidR="006228CD" w:rsidRDefault="006228CD" w:rsidP="00321B53">
      <w:pPr>
        <w:pStyle w:val="BodyText"/>
        <w:rPr>
          <w:ins w:id="140" w:author="Greg Baker" w:date="2026-07-27T09:46:00Z" w16du:dateUtc="2026-07-26T23:46:00Z"/>
        </w:rPr>
      </w:pPr>
      <w:ins w:id="141" w:author="Greg Baker" w:date="2026-07-27T09:49:00Z" w16du:dateUtc="2026-07-26T23:49:00Z">
        <w:r>
          <w:t xml:space="preserve">Secondly, </w:t>
        </w:r>
      </w:ins>
      <w:ins w:id="142" w:author="Greg Baker" w:date="2026-07-27T09:50:00Z" w16du:dateUtc="2026-07-26T23:50:00Z">
        <w:r>
          <w:t>you can reduce the human verification load with good prompting.</w:t>
        </w:r>
      </w:ins>
    </w:p>
    <w:p w14:paraId="72A60031" w14:textId="5A21B027" w:rsidR="00056309" w:rsidDel="00490C3C" w:rsidRDefault="00056309" w:rsidP="00F149A2">
      <w:pPr>
        <w:pStyle w:val="BodyText"/>
        <w:rPr>
          <w:del w:id="143" w:author="Greg Baker" w:date="2026-07-25T23:47:00Z" w16du:dateUtc="2026-07-25T13:47:00Z"/>
        </w:rPr>
      </w:pPr>
      <w:del w:id="144" w:author="Greg Baker" w:date="2026-07-25T23:47:00Z" w16du:dateUtc="2026-07-25T13:47:00Z">
        <w:r w:rsidDel="00321B53">
          <w:delText xml:space="preserve">We started with a naive prompt </w:delText>
        </w:r>
        <w:r w:rsidR="00D263DF" w:rsidDel="00321B53">
          <w:delText>to do a single translation:</w:delText>
        </w:r>
        <w:r w:rsidDel="00321B53">
          <w:delText xml:space="preserve"> “act as a classical translator and translate this”</w:delText>
        </w:r>
        <w:r w:rsidR="00D263DF" w:rsidDel="00321B53">
          <w:delText xml:space="preserve">. This prompt </w:delText>
        </w:r>
        <w:r w:rsidDel="00321B53">
          <w:delText xml:space="preserve">worked, but the results weren’t outstandingly good. </w:delText>
        </w:r>
        <w:r w:rsidR="005C10A3" w:rsidDel="00321B53">
          <w:delText xml:space="preserve">(That’s the bottom blue line on the chart.) </w:delText>
        </w:r>
        <w:r w:rsidR="00F149A2" w:rsidDel="00321B53">
          <w:delText>Then we translat</w:delText>
        </w:r>
        <w:r w:rsidR="00D263DF" w:rsidDel="00321B53">
          <w:delText>ed</w:delText>
        </w:r>
        <w:r w:rsidR="00F149A2" w:rsidDel="00321B53">
          <w:delText xml:space="preserve"> some passages and gave the corrected translations to Anthropic Claude (along with ChatGPT’s original translations) and asked it to create a new prompt. It created a very detailed prompt talking </w:delText>
        </w:r>
        <w:r w:rsidDel="00321B53">
          <w:delText>about recurring constructions, named entities, and editorial conventions</w:delText>
        </w:r>
        <w:r w:rsidR="00F149A2" w:rsidDel="00321B53">
          <w:delText>. This</w:delText>
        </w:r>
        <w:r w:rsidDel="00321B53">
          <w:delText xml:space="preserve"> improved the output substantially.</w:delText>
        </w:r>
        <w:r w:rsidR="00F149A2" w:rsidDel="00321B53">
          <w:delText xml:space="preserve"> </w:delText>
        </w:r>
        <w:r w:rsidR="005C10A3" w:rsidDel="00321B53">
          <w:delText xml:space="preserve">(That’s the gold-coloured line.) </w:delText>
        </w:r>
        <w:r w:rsidR="00F149A2" w:rsidDel="00321B53">
          <w:delText>Later we created a</w:delText>
        </w:r>
        <w:r w:rsidR="005C10A3" w:rsidDel="00321B53">
          <w:delText xml:space="preserve">n even more detailed, but </w:delText>
        </w:r>
        <w:r w:rsidR="00F149A2" w:rsidDel="00321B53">
          <w:delText>more modular prompt which left out instructions for constructs that weren’t present.</w:delText>
        </w:r>
        <w:r w:rsidR="005C10A3" w:rsidDel="00321B53">
          <w:delText xml:space="preserve"> (That’s the </w:delText>
        </w:r>
        <w:r w:rsidR="00D57F82" w:rsidDel="00321B53">
          <w:delText>green</w:delText>
        </w:r>
        <w:r w:rsidR="005C10A3" w:rsidDel="00321B53">
          <w:delText xml:space="preserve">-coloured line.) It was an improvement, but not a big one. </w:delText>
        </w:r>
        <w:r w:rsidR="00D263DF" w:rsidDel="00321B53">
          <w:delText xml:space="preserve">That last one is </w:delText>
        </w:r>
        <w:r w:rsidR="005C10A3" w:rsidDel="00321B53">
          <w:delText>the one we used for all our Greek experiments.</w:delText>
        </w:r>
      </w:del>
    </w:p>
    <w:p w14:paraId="4F3AD982" w14:textId="060550EC" w:rsidR="00490C3C" w:rsidRDefault="00267771">
      <w:pPr>
        <w:spacing w:after="200" w:line="240" w:lineRule="auto"/>
        <w:rPr>
          <w:ins w:id="145" w:author="Greg Baker" w:date="2026-07-26T22:47:00Z" w16du:dateUtc="2026-07-26T12:47:00Z"/>
        </w:rPr>
      </w:pPr>
      <w:moveFromRangeStart w:id="146" w:author="Greg Baker" w:date="2026-07-26T22:51:00Z" w:name="move235998719"/>
      <w:moveFrom w:id="147" w:author="Greg Baker" w:date="2026-07-26T22:51:00Z" w16du:dateUtc="2026-07-26T12:51:00Z">
        <w:r w:rsidDel="00490C3C">
          <w:t>Our Chinese experiments are still using the basic “act as a classical translator prompt”</w:t>
        </w:r>
        <w:r w:rsidR="00D263DF" w:rsidDel="00490C3C">
          <w:t xml:space="preserve"> so their quality is much lower</w:t>
        </w:r>
        <w:r w:rsidDel="00490C3C">
          <w:t>.</w:t>
        </w:r>
      </w:moveFrom>
      <w:moveFromRangeEnd w:id="146"/>
    </w:p>
    <w:p w14:paraId="063A3052" w14:textId="6382F483" w:rsidR="00490C3C" w:rsidRDefault="00490C3C">
      <w:pPr>
        <w:spacing w:after="200" w:line="240" w:lineRule="auto"/>
        <w:rPr>
          <w:ins w:id="148" w:author="Greg Baker" w:date="2026-07-26T22:52:00Z" w16du:dateUtc="2026-07-26T12:52:00Z"/>
        </w:rPr>
      </w:pPr>
      <w:ins w:id="149" w:author="Greg Baker" w:date="2026-07-26T22:52:00Z" w16du:dateUtc="2026-07-26T12:52:00Z">
        <w:r>
          <w:br w:type="page"/>
        </w:r>
      </w:ins>
    </w:p>
    <w:p w14:paraId="31EB2008" w14:textId="77777777" w:rsidR="00267771" w:rsidRDefault="00267771" w:rsidP="00F149A2">
      <w:pPr>
        <w:pStyle w:val="BodyText"/>
      </w:pPr>
    </w:p>
    <w:p w14:paraId="1363EA47" w14:textId="3A97CDB1" w:rsidR="00295143" w:rsidRPr="00295143" w:rsidDel="00490C3C" w:rsidRDefault="00267771">
      <w:pPr>
        <w:pStyle w:val="BodyText"/>
        <w:rPr>
          <w:moveFrom w:id="150" w:author="Greg Baker" w:date="2026-07-26T22:47:00Z" w16du:dateUtc="2026-07-26T12:47:00Z"/>
        </w:rPr>
      </w:pPr>
      <w:moveFromRangeStart w:id="151" w:author="Greg Baker" w:date="2026-07-26T22:47:00Z" w:name="move235998446"/>
      <w:moveFrom w:id="152" w:author="Greg Baker" w:date="2026-07-26T22:47:00Z" w16du:dateUtc="2026-07-26T12:47:00Z">
        <w:r w:rsidDel="00490C3C">
          <w:t xml:space="preserve">There are standard metrics </w:t>
        </w:r>
        <w:r w:rsidDel="00490C3C">
          <w:t>of translation quality measurement</w:t>
        </w:r>
        <w:r w:rsidDel="00490C3C">
          <w:t xml:space="preserve"> that are widely used in the computing community:</w:t>
        </w:r>
        <w:r w:rsidDel="00490C3C">
          <w:t xml:space="preserve"> BLEU-4, chrF++, METEOR and ROUGE-L.</w:t>
        </w:r>
        <w:r w:rsidDel="00490C3C">
          <w:t xml:space="preserve"> What you see on this chart is the average of them.</w:t>
        </w:r>
        <w:r w:rsidR="00D263DF" w:rsidDel="00490C3C">
          <w:t xml:space="preserve"> </w:t>
        </w:r>
        <w:r w:rsidR="00295143" w:rsidDel="00490C3C">
          <w:t>In separate analyses, we also used newer learned metrics, including BERTScore, COMET, XCOMET-XL and BLEURT.</w:t>
        </w:r>
      </w:moveFrom>
    </w:p>
    <w:moveFromRangeEnd w:id="151"/>
    <w:p w14:paraId="565CE9B3" w14:textId="5E9C7D2C" w:rsidR="00B15B2B" w:rsidDel="00321B53" w:rsidRDefault="00056309">
      <w:pPr>
        <w:pStyle w:val="BodyText"/>
        <w:rPr>
          <w:del w:id="153" w:author="Greg Baker" w:date="2026-07-25T23:47:00Z" w16du:dateUtc="2026-07-25T13:47:00Z"/>
        </w:rPr>
      </w:pPr>
      <w:del w:id="154" w:author="Greg Baker" w:date="2026-07-25T23:47:00Z" w16du:dateUtc="2026-07-25T13:47:00Z">
        <w:r w:rsidDel="00321B53">
          <w:delText xml:space="preserve">The metrics are not perfect, but we can see where they are heading. Models (when prompted well) </w:delText>
        </w:r>
        <w:r w:rsidR="00295143" w:rsidDel="00321B53">
          <w:delText>output translations that are good</w:delText>
        </w:r>
        <w:r w:rsidDel="00321B53">
          <w:delText xml:space="preserve"> enough </w:delText>
        </w:r>
        <w:r w:rsidR="00295143" w:rsidDel="00321B53">
          <w:delText>to be useful</w:delText>
        </w:r>
        <w:r w:rsidDel="00321B53">
          <w:delText>.</w:delText>
        </w:r>
        <w:r w:rsidR="00295143" w:rsidDel="00321B53">
          <w:delText xml:space="preserve"> </w:delText>
        </w:r>
        <w:r w:rsidR="009A395E" w:rsidDel="00321B53">
          <w:delText>Nobody knows whether the trend lines will continue or taper off, but if we do</w:delText>
        </w:r>
        <w:r w:rsidR="005C10A3" w:rsidDel="00321B53">
          <w:delText xml:space="preserve"> keep seeing 5% improvements each year, we will see equivalent-to-human translations in</w:delText>
        </w:r>
        <w:r w:rsidR="009A395E" w:rsidDel="00321B53">
          <w:delText xml:space="preserve"> 4-5 years’ time: around 2030 or 2031</w:delText>
        </w:r>
        <w:r w:rsidR="005C10A3" w:rsidDel="00321B53">
          <w:delText>.</w:delText>
        </w:r>
      </w:del>
    </w:p>
    <w:p w14:paraId="6F13CD06" w14:textId="280D09E8" w:rsidR="00B15B2B" w:rsidRDefault="005C10A3" w:rsidP="007F4681">
      <w:pPr>
        <w:pStyle w:val="BodyText"/>
      </w:pPr>
      <w:r w:rsidRPr="005C10A3">
        <w:drawing>
          <wp:inline distT="0" distB="0" distL="0" distR="0" wp14:anchorId="1741DDA7" wp14:editId="13FB9B00">
            <wp:extent cx="6200140" cy="3487420"/>
            <wp:effectExtent l="0" t="0" r="0" b="0"/>
            <wp:docPr id="1268597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97329" name=""/>
                    <pic:cNvPicPr/>
                  </pic:nvPicPr>
                  <pic:blipFill>
                    <a:blip r:embed="rId14"/>
                    <a:stretch>
                      <a:fillRect/>
                    </a:stretch>
                  </pic:blipFill>
                  <pic:spPr>
                    <a:xfrm>
                      <a:off x="0" y="0"/>
                      <a:ext cx="6200140" cy="3487420"/>
                    </a:xfrm>
                    <a:prstGeom prst="rect">
                      <a:avLst/>
                    </a:prstGeom>
                  </pic:spPr>
                </pic:pic>
              </a:graphicData>
            </a:graphic>
          </wp:inline>
        </w:drawing>
      </w:r>
    </w:p>
    <w:p w14:paraId="1A99CCC3" w14:textId="77777777" w:rsidR="00011BF3" w:rsidRDefault="00011BF3" w:rsidP="00011BF3">
      <w:pPr>
        <w:pStyle w:val="BodyText"/>
        <w:rPr>
          <w:ins w:id="155" w:author="Greg Baker" w:date="2026-07-27T10:05:00Z" w16du:dateUtc="2026-07-27T00:05:00Z"/>
        </w:rPr>
      </w:pPr>
      <w:bookmarkStart w:id="156" w:name="what-parallage-is"/>
      <w:bookmarkEnd w:id="85"/>
      <w:ins w:id="157" w:author="Greg Baker" w:date="2026-07-27T10:05:00Z" w16du:dateUtc="2026-07-27T00:05:00Z">
        <w:r>
          <w:t xml:space="preserve">You are looking at parallage of the entry for the city of Kalybe in </w:t>
        </w:r>
        <w:r w:rsidRPr="00D42B3C">
          <w:rPr>
            <w:i/>
          </w:rPr>
          <w:t>Ethnica</w:t>
        </w:r>
        <w:r>
          <w:t>.</w:t>
        </w:r>
      </w:ins>
    </w:p>
    <w:p w14:paraId="425A1206" w14:textId="7852B69B" w:rsidR="00B11953" w:rsidRDefault="00490C3C" w:rsidP="00B11953">
      <w:pPr>
        <w:pStyle w:val="BodyText"/>
        <w:rPr>
          <w:ins w:id="158" w:author="Greg Baker" w:date="2026-07-26T22:54:00Z" w16du:dateUtc="2026-07-26T12:54:00Z"/>
        </w:rPr>
      </w:pPr>
      <w:ins w:id="159" w:author="Greg Baker" w:date="2026-07-26T22:53:00Z" w16du:dateUtc="2026-07-26T12:53:00Z">
        <w:r>
          <w:t>This is the user interface</w:t>
        </w:r>
        <w:r w:rsidR="00B11953">
          <w:t xml:space="preserve"> we had </w:t>
        </w:r>
      </w:ins>
      <w:ins w:id="160" w:author="Greg Baker" w:date="2026-07-27T10:04:00Z" w16du:dateUtc="2026-07-27T00:04:00Z">
        <w:r w:rsidR="00011BF3">
          <w:t>in</w:t>
        </w:r>
      </w:ins>
      <w:ins w:id="161" w:author="Greg Baker" w:date="2026-07-26T22:53:00Z" w16du:dateUtc="2026-07-26T12:53:00Z">
        <w:r w:rsidR="00B11953">
          <w:t xml:space="preserve"> our pilot experiments</w:t>
        </w:r>
      </w:ins>
      <w:ins w:id="162" w:author="Greg Baker" w:date="2026-07-26T23:33:00Z" w16du:dateUtc="2026-07-26T13:33:00Z">
        <w:r w:rsidR="00403735">
          <w:t xml:space="preserve"> </w:t>
        </w:r>
      </w:ins>
      <w:ins w:id="163" w:author="Greg Baker" w:date="2026-07-27T10:04:00Z" w16du:dateUtc="2026-07-27T00:04:00Z">
        <w:r w:rsidR="00011BF3">
          <w:t>for</w:t>
        </w:r>
      </w:ins>
      <w:ins w:id="164" w:author="Greg Baker" w:date="2026-07-26T23:33:00Z" w16du:dateUtc="2026-07-26T13:33:00Z">
        <w:r w:rsidR="00403735">
          <w:t xml:space="preserve"> verification tooling</w:t>
        </w:r>
      </w:ins>
      <w:ins w:id="165" w:author="Greg Baker" w:date="2026-07-26T22:53:00Z" w16du:dateUtc="2026-07-26T12:53:00Z">
        <w:r w:rsidR="00B11953">
          <w:t xml:space="preserve">. </w:t>
        </w:r>
        <w:r w:rsidR="00B11953">
          <w:t xml:space="preserve">Each reviewer saw one focal translation, accompanied by helper variants generated from 27 deliberately different prompt roles. Every reviewer was assessing a language they did not know. For each passage they answered a single question on a scale from 0 to 10: how different would you expect the human translation to be from this one? Zero meant identical; ten meant very different. </w:t>
        </w:r>
      </w:ins>
    </w:p>
    <w:p w14:paraId="1A4DF8F0" w14:textId="46B91E08" w:rsidR="00B11953" w:rsidRDefault="00B11953" w:rsidP="00B11953">
      <w:pPr>
        <w:pStyle w:val="BodyText"/>
        <w:rPr>
          <w:ins w:id="166" w:author="Greg Baker" w:date="2026-07-26T22:54:00Z" w16du:dateUtc="2026-07-26T12:54:00Z"/>
        </w:rPr>
      </w:pPr>
      <w:ins w:id="167" w:author="Greg Baker" w:date="2026-07-26T22:54:00Z" w16du:dateUtc="2026-07-26T12:54:00Z">
        <w:r>
          <w:t>Meanwhile, we also had expert translations done which we kept hidden from the reviewe</w:t>
        </w:r>
      </w:ins>
      <w:ins w:id="168" w:author="Greg Baker" w:date="2026-07-26T22:55:00Z" w16du:dateUtc="2026-07-26T12:55:00Z">
        <w:r>
          <w:t>rs. We used those expert human translations as the baseline, and calculated similarity metrics for the focal AI translation.</w:t>
        </w:r>
      </w:ins>
    </w:p>
    <w:p w14:paraId="4B1004FC" w14:textId="15A1247A" w:rsidR="00615C22" w:rsidDel="00321B53" w:rsidRDefault="00000000" w:rsidP="00615C22">
      <w:pPr>
        <w:pStyle w:val="BodyText"/>
        <w:rPr>
          <w:del w:id="169" w:author="Greg Baker" w:date="2026-07-25T23:47:00Z" w16du:dateUtc="2026-07-25T13:47:00Z"/>
        </w:rPr>
      </w:pPr>
      <w:del w:id="170" w:author="Greg Baker" w:date="2026-07-25T23:47:00Z" w16du:dateUtc="2026-07-25T13:47:00Z">
        <w:r w:rsidDel="00321B53">
          <w:delText xml:space="preserve">Our proposed response is Parallage, from the Greek </w:delText>
        </w:r>
        <w:r w:rsidR="00D57F82" w:rsidDel="00321B53">
          <w:rPr>
            <w:rFonts w:ascii="Segoe UI" w:hAnsi="Segoe UI" w:cs="Segoe UI"/>
            <w:color w:val="121212"/>
            <w:sz w:val="21"/>
            <w:szCs w:val="21"/>
            <w:shd w:val="clear" w:color="auto" w:fill="FFFFFF"/>
          </w:rPr>
          <w:delText>παραλλαγή</w:delText>
        </w:r>
        <w:r w:rsidDel="00321B53">
          <w:delText>: variation or alternation.</w:delText>
        </w:r>
        <w:r w:rsidR="00615C22" w:rsidDel="00321B53">
          <w:delText xml:space="preserve"> A Parallage pack </w:delText>
        </w:r>
        <w:r w:rsidR="006F22A1" w:rsidDel="00321B53">
          <w:delText>has</w:delText>
        </w:r>
        <w:r w:rsidR="007A43B6" w:rsidDel="00321B53">
          <w:delText xml:space="preserve"> a focal</w:delText>
        </w:r>
        <w:r w:rsidR="00615C22" w:rsidDel="00321B53">
          <w:delText xml:space="preserve"> translation</w:delText>
        </w:r>
        <w:r w:rsidR="006F22A1" w:rsidDel="00321B53">
          <w:delText xml:space="preserve"> and </w:delText>
        </w:r>
        <w:r w:rsidR="00615C22" w:rsidDel="00321B53">
          <w:delText xml:space="preserve">then it also includes a variety of different “helper” variants generated under deliberately very different prompts. </w:delText>
        </w:r>
        <w:r w:rsidR="006F22A1" w:rsidDel="00321B53">
          <w:delText>We put this into a web interface so that we can navigate around them easily</w:delText>
        </w:r>
        <w:r w:rsidR="00D57F82" w:rsidDel="00321B53">
          <w:delText>. When we want to run experiments there is a Likert-like scale for reporting expectations.</w:delText>
        </w:r>
      </w:del>
    </w:p>
    <w:p w14:paraId="5CDD851D" w14:textId="471AA375" w:rsidR="00267771" w:rsidDel="00321B53" w:rsidRDefault="006F22A1" w:rsidP="00267771">
      <w:pPr>
        <w:pStyle w:val="BodyText"/>
        <w:rPr>
          <w:del w:id="171" w:author="Greg Baker" w:date="2026-07-25T23:47:00Z" w16du:dateUtc="2026-07-25T13:47:00Z"/>
        </w:rPr>
      </w:pPr>
      <w:del w:id="172" w:author="Greg Baker" w:date="2026-07-25T23:47:00Z" w16du:dateUtc="2026-07-25T13:47:00Z">
        <w:r w:rsidDel="00321B53">
          <w:delText>On screen</w:delText>
        </w:r>
        <w:r w:rsidR="00267771" w:rsidDel="00321B53">
          <w:delText xml:space="preserve"> is a parallage of </w:delText>
        </w:r>
        <w:r w:rsidR="00267771" w:rsidDel="00321B53">
          <w:delText xml:space="preserve">Stephanos of Byzantium’s </w:delText>
        </w:r>
        <w:r w:rsidR="00267771" w:rsidDel="00321B53">
          <w:rPr>
            <w:i/>
            <w:iCs/>
          </w:rPr>
          <w:delText>Ethnica</w:delText>
        </w:r>
        <w:r w:rsidR="00267771" w:rsidDel="00321B53">
          <w:delText xml:space="preserve">. </w:delText>
        </w:r>
        <w:r w:rsidDel="00321B53">
          <w:delText xml:space="preserve">The </w:delText>
        </w:r>
        <w:r w:rsidRPr="006F22A1" w:rsidDel="00321B53">
          <w:rPr>
            <w:i/>
            <w:iCs/>
          </w:rPr>
          <w:delText>Ethnica</w:delText>
        </w:r>
        <w:r w:rsidR="00267771" w:rsidDel="00321B53">
          <w:delText xml:space="preserve"> is a late-antique geographical lexicon: </w:delText>
        </w:r>
        <w:r w:rsidR="00267771" w:rsidDel="00321B53">
          <w:delText xml:space="preserve">the oldest </w:delText>
        </w:r>
        <w:r w:rsidR="00267771" w:rsidDel="00321B53">
          <w:delText>alphabetically organized encyclopedia/dictionary that has survived</w:delText>
        </w:r>
        <w:r w:rsidR="00267771" w:rsidDel="00321B53">
          <w:delText xml:space="preserve">. It is very </w:delText>
        </w:r>
        <w:r w:rsidDel="00321B53">
          <w:delText>terse, repetitive</w:delText>
        </w:r>
        <w:r w:rsidR="00267771" w:rsidDel="00321B53">
          <w:delText xml:space="preserve">, </w:delText>
        </w:r>
        <w:r w:rsidR="00267771" w:rsidDel="00321B53">
          <w:delText xml:space="preserve">and </w:delText>
        </w:r>
        <w:r w:rsidR="00267771" w:rsidDel="00321B53">
          <w:delText xml:space="preserve">full of place names and </w:delText>
        </w:r>
        <w:r w:rsidR="00267771" w:rsidDel="00321B53">
          <w:delText xml:space="preserve">discussions about </w:delText>
        </w:r>
        <w:r w:rsidR="00267771" w:rsidDel="00321B53">
          <w:delText>ethnic</w:delText>
        </w:r>
        <w:r w:rsidR="00267771" w:rsidDel="00321B53">
          <w:delText>ity. There is no complete En</w:delText>
        </w:r>
        <w:r w:rsidR="00267771" w:rsidDel="00321B53">
          <w:delText>glish translation</w:delText>
        </w:r>
        <w:r w:rsidR="00267771" w:rsidDel="00321B53">
          <w:delText xml:space="preserve"> yet</w:delText>
        </w:r>
        <w:r w:rsidR="00267771" w:rsidDel="00321B53">
          <w:delText>.</w:delText>
        </w:r>
        <w:r w:rsidR="00267771" w:rsidRPr="009347D4" w:rsidDel="00321B53">
          <w:delText xml:space="preserve"> </w:delText>
        </w:r>
        <w:r w:rsidR="00267771" w:rsidDel="00321B53">
          <w:delText xml:space="preserve">So instead of creating one translation, we are </w:delText>
        </w:r>
        <w:r w:rsidR="009A395E" w:rsidDel="00321B53">
          <w:delText xml:space="preserve">using ChatGPT to </w:delText>
        </w:r>
        <w:r w:rsidR="00267771" w:rsidDel="00321B53">
          <w:delText>creat</w:delText>
        </w:r>
        <w:r w:rsidR="009A395E" w:rsidDel="00321B53">
          <w:delText>e</w:delText>
        </w:r>
        <w:r w:rsidR="00267771" w:rsidDel="00321B53">
          <w:delText xml:space="preserve"> 27</w:delText>
        </w:r>
        <w:r w:rsidR="009A395E" w:rsidDel="00321B53">
          <w:delText xml:space="preserve"> translations</w:delText>
        </w:r>
        <w:r w:rsidR="00267771" w:rsidDel="00321B53">
          <w:delText xml:space="preserve">. </w:delText>
        </w:r>
        <w:r w:rsidR="00267771" w:rsidDel="00321B53">
          <w:delText xml:space="preserve"> </w:delText>
        </w:r>
      </w:del>
    </w:p>
    <w:p w14:paraId="668EA858" w14:textId="0F3365D7" w:rsidR="00615C22" w:rsidDel="00011BF3" w:rsidRDefault="00267771" w:rsidP="00615C22">
      <w:pPr>
        <w:rPr>
          <w:del w:id="173" w:author="Greg Baker" w:date="2026-07-27T10:05:00Z" w16du:dateUtc="2026-07-27T00:05:00Z"/>
        </w:rPr>
      </w:pPr>
      <w:del w:id="174" w:author="Greg Baker" w:date="2026-07-27T10:05:00Z" w16du:dateUtc="2026-07-27T00:05:00Z">
        <w:r w:rsidDel="00011BF3">
          <w:delText>T</w:delText>
        </w:r>
        <w:r w:rsidR="00615C22" w:rsidDel="00011BF3">
          <w:delText xml:space="preserve">o get a real diversity of translations, </w:delText>
        </w:r>
        <w:r w:rsidR="00BB7217" w:rsidDel="00011BF3">
          <w:delText xml:space="preserve">we </w:delText>
        </w:r>
        <w:r w:rsidR="006F22A1" w:rsidDel="00011BF3">
          <w:delText>have a family of different prompts that we run on each passage</w:delText>
        </w:r>
      </w:del>
      <w:del w:id="175" w:author="Greg Baker" w:date="2026-07-26T23:47:00Z" w16du:dateUtc="2026-07-26T13:47:00Z">
        <w:r w:rsidR="00615C22" w:rsidDel="005F1E49">
          <w:delText>. We came up with</w:delText>
        </w:r>
        <w:r w:rsidR="00F149A2" w:rsidDel="005F1E49">
          <w:delText xml:space="preserve"> more prompts beyond our original “good quality” prompts to cover</w:delText>
        </w:r>
        <w:r w:rsidR="00615C22" w:rsidDel="005F1E49">
          <w:delText xml:space="preserve"> a variety of different </w:delText>
        </w:r>
        <w:r w:rsidR="00F149A2" w:rsidDel="005F1E49">
          <w:delText>scenarios</w:delText>
        </w:r>
        <w:r w:rsidR="00615C22" w:rsidDel="005F1E49">
          <w:delText xml:space="preserve"> to force the AI to land on very different translations</w:delText>
        </w:r>
      </w:del>
      <w:del w:id="176" w:author="Greg Baker" w:date="2026-07-27T10:05:00Z" w16du:dateUtc="2026-07-27T00:05:00Z">
        <w:r w:rsidR="00615C22" w:rsidDel="00011BF3">
          <w:delText xml:space="preserve">. These include literal, interlinear, syntax-scaffolded, plain-language, uncertainty-marked, entity-explicit, adversarial, back-translation, rhyming couplets, limericks and mnemonic versions. </w:delText>
        </w:r>
        <w:r w:rsidDel="00011BF3">
          <w:delText>A few of them are visible in the screenshot.</w:delText>
        </w:r>
      </w:del>
    </w:p>
    <w:p w14:paraId="5D7A2F4A" w14:textId="4B14B5B1" w:rsidR="00267771" w:rsidRDefault="00267771">
      <w:pPr>
        <w:spacing w:after="200" w:line="240" w:lineRule="auto"/>
      </w:pPr>
      <w:r>
        <w:br w:type="page"/>
      </w:r>
    </w:p>
    <w:p w14:paraId="748B342B" w14:textId="2B33DC96" w:rsidR="00267771" w:rsidRDefault="00267771" w:rsidP="00615C22">
      <w:r w:rsidRPr="00267771">
        <w:lastRenderedPageBreak/>
        <w:drawing>
          <wp:inline distT="0" distB="0" distL="0" distR="0" wp14:anchorId="7FA22DE5" wp14:editId="592B9A6B">
            <wp:extent cx="6200140" cy="3487420"/>
            <wp:effectExtent l="0" t="0" r="0" b="0"/>
            <wp:docPr id="92892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22314" name=""/>
                    <pic:cNvPicPr/>
                  </pic:nvPicPr>
                  <pic:blipFill>
                    <a:blip r:embed="rId15"/>
                    <a:stretch>
                      <a:fillRect/>
                    </a:stretch>
                  </pic:blipFill>
                  <pic:spPr>
                    <a:xfrm>
                      <a:off x="0" y="0"/>
                      <a:ext cx="6200140" cy="3487420"/>
                    </a:xfrm>
                    <a:prstGeom prst="rect">
                      <a:avLst/>
                    </a:prstGeom>
                  </pic:spPr>
                </pic:pic>
              </a:graphicData>
            </a:graphic>
          </wp:inline>
        </w:drawing>
      </w:r>
    </w:p>
    <w:p w14:paraId="6DBDA108" w14:textId="3825078F" w:rsidR="00321B53" w:rsidRDefault="00321B53" w:rsidP="00321B53">
      <w:pPr>
        <w:pStyle w:val="BodyText"/>
        <w:rPr>
          <w:ins w:id="177" w:author="Greg Baker" w:date="2026-07-25T23:48:00Z" w16du:dateUtc="2026-07-25T13:48:00Z"/>
        </w:rPr>
      </w:pPr>
      <w:ins w:id="178" w:author="Greg Baker" w:date="2026-07-25T23:48:00Z" w16du:dateUtc="2026-07-25T13:48:00Z">
        <w:r>
          <w:t>parallage partly displayed on screen shows why we think this approach is useful for flagging problems. The passage is:</w:t>
        </w:r>
      </w:ins>
    </w:p>
    <w:p w14:paraId="3AE8FF88" w14:textId="1D0635F3" w:rsidR="00050F09" w:rsidDel="00321B53" w:rsidRDefault="00267771" w:rsidP="00615C22">
      <w:pPr>
        <w:pStyle w:val="BodyText"/>
        <w:rPr>
          <w:del w:id="179" w:author="Greg Baker" w:date="2026-07-25T23:48:00Z" w16du:dateUtc="2026-07-25T13:48:00Z"/>
        </w:rPr>
      </w:pPr>
      <w:del w:id="180" w:author="Greg Baker" w:date="2026-07-25T23:48:00Z" w16du:dateUtc="2026-07-25T13:48:00Z">
        <w:r w:rsidDel="00321B53">
          <w:delText>For our Classical Chinese text, w</w:delText>
        </w:r>
        <w:r w:rsidR="00F149A2" w:rsidDel="00321B53">
          <w:delText xml:space="preserve">e used ten passages from </w:delText>
        </w:r>
        <w:r w:rsidR="00F149A2" w:rsidDel="00321B53">
          <w:rPr>
            <w:i/>
            <w:iCs/>
          </w:rPr>
          <w:delText>Xin shi wei zhong</w:delText>
        </w:r>
        <w:r w:rsidR="00F149A2" w:rsidDel="00321B53">
          <w:delText>, a Warring States bamboo manuscript.</w:delText>
        </w:r>
        <w:r w:rsidDel="00321B53">
          <w:delText xml:space="preserve"> The </w:delText>
        </w:r>
        <w:r w:rsidR="00E043A3" w:rsidDel="00321B53">
          <w:delText>parallage partly</w:delText>
        </w:r>
        <w:r w:rsidDel="00321B53">
          <w:delText xml:space="preserve"> displayed on screen shows why we think parallage is a useful approach</w:delText>
        </w:r>
        <w:r w:rsidR="00D263DF" w:rsidDel="00321B53">
          <w:delText xml:space="preserve"> to flagging problems</w:delText>
        </w:r>
        <w:r w:rsidDel="00321B53">
          <w:delText>. The passage is:</w:delText>
        </w:r>
      </w:del>
    </w:p>
    <w:p w14:paraId="47D7FFFB" w14:textId="56C7BBF3" w:rsidR="00AC3864" w:rsidRDefault="00050F09" w:rsidP="00615C22">
      <w:pPr>
        <w:pStyle w:val="BodyText"/>
        <w:rPr>
          <w:rFonts w:ascii="Batang" w:eastAsia="Batang" w:hAnsi="Batang" w:cs="Batang"/>
        </w:rPr>
      </w:pPr>
      <w:r>
        <w:rPr>
          <w:rFonts w:ascii="Batang" w:eastAsia="Batang" w:hAnsi="Batang" w:cs="Batang" w:hint="eastAsia"/>
        </w:rPr>
        <w:t>寧心謀之、稽之、度之、鑒之，聞訊視聽，在善之麏，心焉</w:t>
      </w:r>
      <w:r>
        <w:rPr>
          <w:rFonts w:ascii="SimSun" w:eastAsia="SimSun" w:hAnsi="SimSun" w:cs="SimSun" w:hint="eastAsia"/>
        </w:rPr>
        <w:t>為</w:t>
      </w:r>
      <w:r>
        <w:rPr>
          <w:rFonts w:ascii="Batang" w:eastAsia="Batang" w:hAnsi="Batang" w:cs="Batang" w:hint="eastAsia"/>
        </w:rPr>
        <w:t>之。</w:t>
      </w:r>
    </w:p>
    <w:p w14:paraId="510E11E2" w14:textId="195C556D" w:rsidR="00AC3864" w:rsidRPr="00267771" w:rsidRDefault="00AC3864" w:rsidP="00615C22">
      <w:pPr>
        <w:pStyle w:val="BodyText"/>
        <w:rPr>
          <w:rFonts w:asciiTheme="minorEastAsia" w:eastAsiaTheme="minorEastAsia" w:hAnsiTheme="minorEastAsia" w:cs="Batang"/>
          <w:sz w:val="20"/>
          <w:szCs w:val="20"/>
        </w:rPr>
      </w:pPr>
      <w:r w:rsidRPr="00267771">
        <w:rPr>
          <w:rFonts w:asciiTheme="minorEastAsia" w:eastAsiaTheme="minorEastAsia" w:hAnsiTheme="minorEastAsia"/>
          <w:sz w:val="20"/>
          <w:szCs w:val="20"/>
        </w:rPr>
        <w:t>Níng xīn móu zhī, jī zhī, duó zhī, jiàn zhī; wén xùn shì tīng, zài shàn zhī jūn; xīn yān wéi zhī.</w:t>
      </w:r>
    </w:p>
    <w:p w14:paraId="3F90B346" w14:textId="2F446F48" w:rsidR="00615C22" w:rsidRPr="00615C22" w:rsidRDefault="00050F09" w:rsidP="00615C22">
      <w:pPr>
        <w:pStyle w:val="BodyText"/>
        <w:rPr>
          <w:lang w:val="en-AU"/>
        </w:rPr>
      </w:pPr>
      <w:r>
        <w:t>T</w:t>
      </w:r>
      <w:r w:rsidR="00615C22">
        <w:t xml:space="preserve">here is a genuinely </w:t>
      </w:r>
      <w:r w:rsidR="00615C22" w:rsidRPr="00615C22">
        <w:rPr>
          <w:lang w:val="en-AU"/>
        </w:rPr>
        <w:t>difficult phrase</w:t>
      </w:r>
      <w:r w:rsidR="00615C22">
        <w:rPr>
          <w:lang w:val="en-AU"/>
        </w:rPr>
        <w:t xml:space="preserve"> </w:t>
      </w:r>
      <w:r>
        <w:rPr>
          <w:lang w:val="en-AU"/>
        </w:rPr>
        <w:t>in it</w:t>
      </w:r>
      <w:r w:rsidR="00615C22" w:rsidRPr="00615C22">
        <w:rPr>
          <w:lang w:val="en-AU"/>
        </w:rPr>
        <w:t xml:space="preserve"> </w:t>
      </w:r>
      <w:r w:rsidR="00615C22" w:rsidRPr="00615C22">
        <w:rPr>
          <w:rFonts w:ascii="Batang" w:eastAsia="Batang" w:hAnsi="Batang" w:cs="Batang" w:hint="eastAsia"/>
          <w:lang w:val="en-AU"/>
        </w:rPr>
        <w:t>在善之麏</w:t>
      </w:r>
      <w:r w:rsidR="00615C22" w:rsidRPr="00615C22">
        <w:rPr>
          <w:lang w:val="en-AU"/>
        </w:rPr>
        <w:t xml:space="preserve">. The </w:t>
      </w:r>
      <w:r w:rsidR="00615C22">
        <w:rPr>
          <w:lang w:val="en-AU"/>
        </w:rPr>
        <w:t>problem is</w:t>
      </w:r>
      <w:r w:rsidR="00615C22" w:rsidRPr="00615C22">
        <w:rPr>
          <w:lang w:val="en-AU"/>
        </w:rPr>
        <w:t xml:space="preserve"> </w:t>
      </w:r>
      <w:r w:rsidR="00615C22" w:rsidRPr="00615C22">
        <w:rPr>
          <w:rFonts w:ascii="Batang" w:eastAsia="Batang" w:hAnsi="Batang" w:cs="Batang" w:hint="eastAsia"/>
          <w:lang w:val="en-AU"/>
        </w:rPr>
        <w:t>麏</w:t>
      </w:r>
      <w:r w:rsidR="00615C22" w:rsidRPr="00615C22">
        <w:rPr>
          <w:lang w:val="en-AU"/>
        </w:rPr>
        <w:t>, which</w:t>
      </w:r>
      <w:r w:rsidR="00615C22">
        <w:rPr>
          <w:lang w:val="en-AU"/>
        </w:rPr>
        <w:t xml:space="preserve"> </w:t>
      </w:r>
      <w:r w:rsidR="00615C22" w:rsidRPr="00615C22">
        <w:rPr>
          <w:lang w:val="en-AU"/>
        </w:rPr>
        <w:t xml:space="preserve">can denote a deer and may refer here to a herd, cluster, or </w:t>
      </w:r>
      <w:r w:rsidR="00615C22">
        <w:rPr>
          <w:lang w:val="en-AU"/>
        </w:rPr>
        <w:t xml:space="preserve">a </w:t>
      </w:r>
      <w:r w:rsidR="00615C22" w:rsidRPr="00615C22">
        <w:rPr>
          <w:lang w:val="en-AU"/>
        </w:rPr>
        <w:t>gathering</w:t>
      </w:r>
      <w:r w:rsidR="00615C22">
        <w:rPr>
          <w:lang w:val="en-AU"/>
        </w:rPr>
        <w:t>.</w:t>
      </w:r>
      <w:r w:rsidR="0011239C">
        <w:rPr>
          <w:lang w:val="en-AU"/>
        </w:rPr>
        <w:t xml:space="preserve"> </w:t>
      </w:r>
    </w:p>
    <w:p w14:paraId="13183EAD" w14:textId="2FB27E8E" w:rsidR="00615C22" w:rsidRPr="00615C22" w:rsidRDefault="00050F09">
      <w:pPr>
        <w:pStyle w:val="BodyText"/>
        <w:rPr>
          <w:lang w:val="en-AU"/>
        </w:rPr>
      </w:pPr>
      <w:r>
        <w:rPr>
          <w:lang w:val="en-AU"/>
        </w:rPr>
        <w:t xml:space="preserve">Shirley </w:t>
      </w:r>
      <w:r w:rsidR="00267771">
        <w:rPr>
          <w:lang w:val="en-AU"/>
        </w:rPr>
        <w:t xml:space="preserve">Chan is our </w:t>
      </w:r>
      <w:r w:rsidR="006F22A1">
        <w:rPr>
          <w:lang w:val="en-AU"/>
        </w:rPr>
        <w:t xml:space="preserve">Chinese Classicist, and she </w:t>
      </w:r>
      <w:r>
        <w:rPr>
          <w:lang w:val="en-AU"/>
        </w:rPr>
        <w:t>translate</w:t>
      </w:r>
      <w:r w:rsidR="006F22A1">
        <w:rPr>
          <w:lang w:val="en-AU"/>
        </w:rPr>
        <w:t>s</w:t>
      </w:r>
      <w:r>
        <w:rPr>
          <w:lang w:val="en-AU"/>
        </w:rPr>
        <w:t xml:space="preserve"> it like this: </w:t>
      </w:r>
      <w:r w:rsidRPr="00050F09">
        <w:rPr>
          <w:i/>
          <w:iCs/>
        </w:rPr>
        <w:t>The tranquil heart-mind deliberates on it, examines it, measures it, and reflects on it. In hearing, questioning, looking and listening, lies within the gathered goodness (for which) the heart-mind thereby acts for it.</w:t>
      </w:r>
    </w:p>
    <w:p w14:paraId="2CCC0D9B" w14:textId="77777777" w:rsidR="00321B53" w:rsidRDefault="00321B53" w:rsidP="00321B53">
      <w:pPr>
        <w:pStyle w:val="BodyText"/>
        <w:rPr>
          <w:ins w:id="181" w:author="Greg Baker" w:date="2026-07-25T23:48:00Z" w16du:dateUtc="2026-07-25T13:48:00Z"/>
        </w:rPr>
      </w:pPr>
      <w:ins w:id="182" w:author="Greg Baker" w:date="2026-07-25T23:48:00Z" w16du:dateUtc="2026-07-25T13:48:00Z">
        <w:r>
          <w:t>Our scholarly AI translation — the focal translation for the experiment — kept the animal image, rendering the phrase as “amid the gathered ‘herd’ of what is good”.</w:t>
        </w:r>
      </w:ins>
    </w:p>
    <w:p w14:paraId="3E91EA26" w14:textId="0848EBF7" w:rsidR="00050F09" w:rsidRPr="00050F09" w:rsidDel="00321B53" w:rsidRDefault="00050F09">
      <w:pPr>
        <w:pStyle w:val="BodyText"/>
        <w:rPr>
          <w:del w:id="183" w:author="Greg Baker" w:date="2026-07-25T23:48:00Z" w16du:dateUtc="2026-07-25T13:48:00Z"/>
          <w:i/>
          <w:iCs/>
        </w:rPr>
      </w:pPr>
      <w:del w:id="184" w:author="Greg Baker" w:date="2026-07-25T23:48:00Z" w16du:dateUtc="2026-07-25T13:48:00Z">
        <w:r w:rsidDel="00321B53">
          <w:delText>Our scholarly AI translation (which was the focal translation</w:delText>
        </w:r>
        <w:r w:rsidR="006F22A1" w:rsidDel="00321B53">
          <w:delText xml:space="preserve"> for the experiment</w:delText>
        </w:r>
        <w:r w:rsidDel="00321B53">
          <w:delText xml:space="preserve">) was: </w:delText>
        </w:r>
        <w:r w:rsidRPr="00050F09" w:rsidDel="00321B53">
          <w:rPr>
            <w:i/>
            <w:iCs/>
          </w:rPr>
          <w:delText>Calm the mind and deliberate on it; examine it, measure it, and take it as a mirror. In hearing and questioning, in looking and listening, amid the gathered “herd” of what is good, the mind there acts for it.</w:delText>
        </w:r>
      </w:del>
    </w:p>
    <w:p w14:paraId="187A1986" w14:textId="77777777" w:rsidR="00321B53" w:rsidRDefault="00321B53" w:rsidP="00321B53">
      <w:pPr>
        <w:pStyle w:val="BodyText"/>
        <w:rPr>
          <w:ins w:id="185" w:author="Greg Baker" w:date="2026-07-25T23:48:00Z" w16du:dateUtc="2026-07-25T13:48:00Z"/>
        </w:rPr>
      </w:pPr>
      <w:ins w:id="186" w:author="Greg Baker" w:date="2026-07-25T23:48:00Z" w16du:dateUtc="2026-07-25T13:48:00Z">
        <w:r>
          <w:t xml:space="preserve">Our scholarly-readable prompt produced something similar, but its glossary flagged the problem directly, marking </w:t>
        </w:r>
        <w:r>
          <w:rPr>
            <w:rFonts w:ascii="Batang" w:eastAsia="Batang" w:hAnsi="Batang" w:cs="Batang" w:hint="eastAsia"/>
          </w:rPr>
          <w:t>善之麏</w:t>
        </w:r>
        <w:r>
          <w:t xml:space="preserve"> as uncertain and noting that </w:t>
        </w:r>
        <w:r>
          <w:rPr>
            <w:rFonts w:ascii="Batang" w:eastAsia="Batang" w:hAnsi="Batang" w:cs="Batang" w:hint="eastAsia"/>
          </w:rPr>
          <w:t>麏</w:t>
        </w:r>
        <w:r>
          <w:t xml:space="preserve"> may suggest a herd, cluster, or gathering.</w:t>
        </w:r>
      </w:ins>
    </w:p>
    <w:p w14:paraId="622E2A4A" w14:textId="6FD1E107" w:rsidR="0011239C" w:rsidRPr="0011239C" w:rsidDel="00321B53" w:rsidRDefault="0011239C" w:rsidP="0011239C">
      <w:pPr>
        <w:pStyle w:val="BodyText"/>
        <w:rPr>
          <w:del w:id="187" w:author="Greg Baker" w:date="2026-07-25T23:48:00Z" w16du:dateUtc="2026-07-25T13:48:00Z"/>
          <w:lang w:val="en-AU"/>
        </w:rPr>
      </w:pPr>
      <w:del w:id="188" w:author="Greg Baker" w:date="2026-07-25T23:48:00Z" w16du:dateUtc="2026-07-25T13:48:00Z">
        <w:r w:rsidDel="00321B53">
          <w:delText xml:space="preserve">Our prompt that asked for a scholarly readable version </w:delText>
        </w:r>
        <w:r w:rsidR="00E043A3" w:rsidDel="00321B53">
          <w:delText xml:space="preserve">was pretty similar. </w:delText>
        </w:r>
        <w:r w:rsidDel="00321B53">
          <w:rPr>
            <w:lang w:val="en-AU"/>
          </w:rPr>
          <w:delText xml:space="preserve">But it also supplies a glossary afterwards </w:delText>
        </w:r>
        <w:r w:rsidR="00E043A3" w:rsidDel="00321B53">
          <w:rPr>
            <w:lang w:val="en-AU"/>
          </w:rPr>
          <w:delText>which</w:delText>
        </w:r>
        <w:r w:rsidDel="00321B53">
          <w:rPr>
            <w:lang w:val="en-AU"/>
          </w:rPr>
          <w:delText xml:space="preserve"> said:</w:delText>
        </w:r>
      </w:del>
    </w:p>
    <w:p w14:paraId="02D6A3D7" w14:textId="1CD1FBC0" w:rsidR="0011239C" w:rsidRPr="0011239C" w:rsidDel="00321B53" w:rsidRDefault="0011239C" w:rsidP="0011239C">
      <w:pPr>
        <w:pStyle w:val="BodyText"/>
        <w:numPr>
          <w:ilvl w:val="0"/>
          <w:numId w:val="4"/>
        </w:numPr>
        <w:rPr>
          <w:del w:id="189" w:author="Greg Baker" w:date="2026-07-25T23:48:00Z" w16du:dateUtc="2026-07-25T13:48:00Z"/>
          <w:i/>
          <w:iCs/>
          <w:lang w:val="en-AU"/>
        </w:rPr>
      </w:pPr>
      <w:del w:id="190" w:author="Greg Baker" w:date="2026-07-25T23:48:00Z" w16du:dateUtc="2026-07-25T13:48:00Z">
        <w:r w:rsidRPr="00B47520" w:rsidDel="00321B53">
          <w:rPr>
            <w:rFonts w:ascii="Batang" w:eastAsia="Batang" w:hAnsi="Batang" w:cs="Batang" w:hint="eastAsia"/>
            <w:i/>
            <w:iCs/>
            <w:lang w:val="en-AU"/>
          </w:rPr>
          <w:delText>善之麏</w:delText>
        </w:r>
        <w:r w:rsidRPr="00B47520" w:rsidDel="00321B53">
          <w:rPr>
            <w:i/>
            <w:iCs/>
            <w:lang w:val="en-AU"/>
          </w:rPr>
          <w:delText>:</w:delText>
        </w:r>
        <w:r w:rsidRPr="0011239C" w:rsidDel="00321B53">
          <w:rPr>
            <w:i/>
            <w:iCs/>
            <w:lang w:val="en-AU"/>
          </w:rPr>
          <w:delText xml:space="preserve"> uncertain. </w:delText>
        </w:r>
        <w:r w:rsidRPr="0011239C" w:rsidDel="00321B53">
          <w:rPr>
            <w:rFonts w:ascii="Batang" w:eastAsia="Batang" w:hAnsi="Batang" w:cs="Batang" w:hint="eastAsia"/>
            <w:i/>
            <w:iCs/>
            <w:lang w:val="en-AU"/>
          </w:rPr>
          <w:delText>麏</w:delText>
        </w:r>
        <w:r w:rsidRPr="0011239C" w:rsidDel="00321B53">
          <w:rPr>
            <w:i/>
            <w:iCs/>
            <w:lang w:val="en-AU"/>
          </w:rPr>
          <w:delText xml:space="preserve"> may suggest a “herd/cluster/gathering,” so translated cautiously as “the gathered forms of what is good.”</w:delText>
        </w:r>
      </w:del>
    </w:p>
    <w:p w14:paraId="2F6B6297" w14:textId="77777777" w:rsidR="00321B53" w:rsidRDefault="00321B53" w:rsidP="00321B53">
      <w:pPr>
        <w:pStyle w:val="BodyText"/>
        <w:rPr>
          <w:ins w:id="191" w:author="Greg Baker" w:date="2026-07-25T23:48:00Z" w16du:dateUtc="2026-07-25T13:48:00Z"/>
        </w:rPr>
      </w:pPr>
      <w:ins w:id="192" w:author="Greg Baker" w:date="2026-07-25T23:48:00Z" w16du:dateUtc="2026-07-25T13:48:00Z">
        <w:r>
          <w:t>The rhyming-couplet translation gave the same clue by squeezing both alternatives into its final line: “The heart acts there—among the herd/deer? of good.”</w:t>
        </w:r>
      </w:ins>
    </w:p>
    <w:p w14:paraId="2E920E30" w14:textId="631C02B0" w:rsidR="0011239C" w:rsidDel="00321B53" w:rsidRDefault="0011239C">
      <w:pPr>
        <w:pStyle w:val="BodyText"/>
        <w:rPr>
          <w:del w:id="193" w:author="Greg Baker" w:date="2026-07-25T23:48:00Z" w16du:dateUtc="2026-07-25T13:48:00Z"/>
        </w:rPr>
      </w:pPr>
      <w:del w:id="194" w:author="Greg Baker" w:date="2026-07-25T23:48:00Z" w16du:dateUtc="2026-07-25T13:48:00Z">
        <w:r w:rsidDel="00321B53">
          <w:delText>The rhyming couple</w:delText>
        </w:r>
        <w:r w:rsidR="007A43B6" w:rsidDel="00321B53">
          <w:delText>t</w:delText>
        </w:r>
        <w:r w:rsidDel="00321B53">
          <w:delText xml:space="preserve"> translation also gave us a clue that </w:delText>
        </w:r>
        <w:r w:rsidR="00E043A3" w:rsidRPr="00615C22" w:rsidDel="00321B53">
          <w:rPr>
            <w:rFonts w:ascii="Batang" w:eastAsia="Batang" w:hAnsi="Batang" w:cs="Batang" w:hint="eastAsia"/>
            <w:lang w:val="en-AU"/>
          </w:rPr>
          <w:delText>麏</w:delText>
        </w:r>
        <w:r w:rsidR="00E043A3" w:rsidDel="00321B53">
          <w:rPr>
            <w:rFonts w:ascii="Batang" w:eastAsia="Batang" w:hAnsi="Batang" w:cs="Batang"/>
            <w:lang w:val="en-AU"/>
          </w:rPr>
          <w:delText xml:space="preserve"> </w:delText>
        </w:r>
        <w:r w:rsidDel="00321B53">
          <w:delText>is very hard to translate</w:delText>
        </w:r>
        <w:r w:rsidR="00E043A3" w:rsidDel="00321B53">
          <w:delText>. It</w:delText>
        </w:r>
        <w:r w:rsidDel="00321B53">
          <w:delText xml:space="preserve"> put</w:delText>
        </w:r>
        <w:r w:rsidR="00E043A3" w:rsidDel="00321B53">
          <w:delText xml:space="preserve"> both alternatives</w:delText>
        </w:r>
        <w:r w:rsidDel="00321B53">
          <w:delText xml:space="preserve"> into the last line while keeping the rhythm:</w:delText>
        </w:r>
      </w:del>
    </w:p>
    <w:p w14:paraId="236652A4" w14:textId="4C26339D" w:rsidR="00050F09" w:rsidRPr="0011239C" w:rsidDel="00321B53" w:rsidRDefault="0011239C" w:rsidP="0011239C">
      <w:pPr>
        <w:pStyle w:val="BodyText"/>
        <w:ind w:left="1440"/>
        <w:rPr>
          <w:del w:id="195" w:author="Greg Baker" w:date="2026-07-25T23:48:00Z" w16du:dateUtc="2026-07-25T13:48:00Z"/>
          <w:i/>
          <w:iCs/>
        </w:rPr>
      </w:pPr>
      <w:del w:id="196" w:author="Greg Baker" w:date="2026-07-25T23:48:00Z" w16du:dateUtc="2026-07-25T13:48:00Z">
        <w:r w:rsidRPr="0011239C" w:rsidDel="00321B53">
          <w:rPr>
            <w:i/>
            <w:iCs/>
          </w:rPr>
          <w:delText>Calm the heart: devise it, search it, weigh its way;</w:delText>
        </w:r>
        <w:r w:rsidRPr="0011239C" w:rsidDel="00321B53">
          <w:rPr>
            <w:i/>
            <w:iCs/>
          </w:rPr>
          <w:br/>
          <w:delText>Hold it to the mirror’s light by day.</w:delText>
        </w:r>
        <w:r w:rsidRPr="0011239C" w:rsidDel="00321B53">
          <w:rPr>
            <w:i/>
            <w:iCs/>
          </w:rPr>
          <w:br/>
          <w:delText>Hear, question, look, and listen where you should;</w:delText>
        </w:r>
        <w:r w:rsidRPr="0011239C" w:rsidDel="00321B53">
          <w:rPr>
            <w:i/>
            <w:iCs/>
          </w:rPr>
          <w:br/>
          <w:delText>The heart acts there—among the herd/deer? of good.</w:delText>
        </w:r>
      </w:del>
    </w:p>
    <w:p w14:paraId="47F3C16D" w14:textId="77777777" w:rsidR="00E043A3" w:rsidRDefault="0011239C">
      <w:pPr>
        <w:pStyle w:val="BodyText"/>
      </w:pPr>
      <w:r>
        <w:t xml:space="preserve">A non-Chinese reader </w:t>
      </w:r>
      <w:r w:rsidR="00B47520">
        <w:t>might</w:t>
      </w:r>
      <w:r>
        <w:t xml:space="preserve"> suspect something is amiss with the herd reference</w:t>
      </w:r>
      <w:r w:rsidR="00E043A3">
        <w:t xml:space="preserve"> in the focal translation</w:t>
      </w:r>
      <w:r>
        <w:t xml:space="preserve">, but with the additional translations the problem becomes </w:t>
      </w:r>
      <w:r w:rsidR="00E043A3">
        <w:t>impossible to miss</w:t>
      </w:r>
      <w:r>
        <w:t>.</w:t>
      </w:r>
    </w:p>
    <w:p w14:paraId="7DF8436C" w14:textId="29C31918" w:rsidR="00B47520" w:rsidRPr="00B47520" w:rsidRDefault="00E043A3">
      <w:pPr>
        <w:pStyle w:val="BodyText"/>
        <w:rPr>
          <w:lang w:val="en-AU"/>
        </w:rPr>
      </w:pPr>
      <w:r>
        <w:t>This is where human oversight helps. S</w:t>
      </w:r>
      <w:r w:rsidR="00B47520">
        <w:t xml:space="preserve">cholars </w:t>
      </w:r>
      <w:r>
        <w:t>generally</w:t>
      </w:r>
      <w:r w:rsidR="00B47520">
        <w:t xml:space="preserve"> agree that </w:t>
      </w:r>
      <w:r w:rsidR="00B47520">
        <w:rPr>
          <w:lang w:val="en-AU"/>
        </w:rPr>
        <w:t>t</w:t>
      </w:r>
      <w:r w:rsidR="00B47520" w:rsidRPr="0011239C">
        <w:rPr>
          <w:lang w:val="en-AU"/>
        </w:rPr>
        <w:t xml:space="preserve">he manuscript’s </w:t>
      </w:r>
      <w:r w:rsidR="00B47520" w:rsidRPr="00B47520">
        <w:rPr>
          <w:rFonts w:ascii="Batang" w:eastAsia="Batang" w:hAnsi="Batang" w:cs="Batang" w:hint="eastAsia"/>
          <w:lang w:val="en-AU"/>
        </w:rPr>
        <w:t>麏</w:t>
      </w:r>
      <w:r w:rsidR="00B47520" w:rsidRPr="0011239C">
        <w:rPr>
          <w:lang w:val="en-AU"/>
        </w:rPr>
        <w:t xml:space="preserve"> </w:t>
      </w:r>
      <w:r w:rsidR="00B47520">
        <w:rPr>
          <w:lang w:val="en-AU"/>
        </w:rPr>
        <w:t>should probably be</w:t>
      </w:r>
      <w:r w:rsidR="00B47520" w:rsidRPr="0011239C">
        <w:rPr>
          <w:lang w:val="en-AU"/>
        </w:rPr>
        <w:t xml:space="preserve"> </w:t>
      </w:r>
      <w:r>
        <w:rPr>
          <w:rFonts w:ascii="SimSun" w:eastAsia="SimSun" w:hAnsi="SimSun" w:cs="SimSun"/>
          <w:lang w:val="en-AU"/>
        </w:rPr>
        <w:t xml:space="preserve">攈, </w:t>
      </w:r>
      <w:r w:rsidRPr="00666DED">
        <w:rPr>
          <w:rFonts w:eastAsia="SimSun" w:cs="SimSun"/>
          <w:lang w:val="en-AU"/>
        </w:rPr>
        <w:t>which means</w:t>
      </w:r>
      <w:r w:rsidR="001131F1">
        <w:rPr>
          <w:lang w:val="en-AU"/>
        </w:rPr>
        <w:t xml:space="preserve"> “</w:t>
      </w:r>
      <w:r w:rsidR="00D57F82">
        <w:rPr>
          <w:lang w:val="en-AU"/>
        </w:rPr>
        <w:t>gather/glean</w:t>
      </w:r>
      <w:r w:rsidR="001131F1">
        <w:rPr>
          <w:lang w:val="en-AU"/>
        </w:rPr>
        <w:t>”</w:t>
      </w:r>
      <w:r w:rsidR="007A43B6">
        <w:rPr>
          <w:lang w:val="en-AU"/>
        </w:rPr>
        <w:t>.</w:t>
      </w:r>
    </w:p>
    <w:p w14:paraId="17FEB0D2" w14:textId="0180D720" w:rsidR="00321B53" w:rsidRDefault="00321B53" w:rsidP="00321B53">
      <w:pPr>
        <w:pStyle w:val="BodyText"/>
        <w:rPr>
          <w:ins w:id="197" w:author="Greg Baker" w:date="2026-07-25T23:48:00Z" w16du:dateUtc="2026-07-25T13:48:00Z"/>
        </w:rPr>
      </w:pPr>
      <w:ins w:id="198" w:author="Greg Baker" w:date="2026-07-25T23:48:00Z" w16du:dateUtc="2026-07-25T13:48:00Z">
        <w:r>
          <w:lastRenderedPageBreak/>
          <w:t xml:space="preserve">Likewise, the parallage helps with </w:t>
        </w:r>
        <w:r>
          <w:rPr>
            <w:rFonts w:ascii="Batang" w:eastAsia="Batang" w:hAnsi="Batang" w:cs="Batang" w:hint="eastAsia"/>
          </w:rPr>
          <w:t>寧心</w:t>
        </w:r>
        <w:r>
          <w:t xml:space="preserve">, níng xīn. Most of the translations make it an imperative verb — “calm the mind,” or “settle the heart-mind” — but a few offer alternatives such as “with a tranquil mind.” </w:t>
        </w:r>
      </w:ins>
    </w:p>
    <w:p w14:paraId="4EC1C8C0" w14:textId="356F26A7" w:rsidR="0011239C" w:rsidDel="00321B53" w:rsidRDefault="00666DED">
      <w:pPr>
        <w:pStyle w:val="BodyText"/>
        <w:rPr>
          <w:del w:id="199" w:author="Greg Baker" w:date="2026-07-25T23:48:00Z" w16du:dateUtc="2026-07-25T13:48:00Z"/>
        </w:rPr>
      </w:pPr>
      <w:del w:id="200" w:author="Greg Baker" w:date="2026-07-25T23:48:00Z" w16du:dateUtc="2026-07-25T13:48:00Z">
        <w:r w:rsidDel="00321B53">
          <w:delText>Likewise,</w:delText>
        </w:r>
        <w:r w:rsidR="00E043A3" w:rsidDel="00321B53">
          <w:delText xml:space="preserve"> the parallage of translation</w:delText>
        </w:r>
        <w:r w:rsidDel="00321B53">
          <w:delText>s</w:delText>
        </w:r>
        <w:r w:rsidR="00E043A3" w:rsidDel="00321B53">
          <w:delText xml:space="preserve"> helps </w:delText>
        </w:r>
        <w:r w:rsidR="007A43B6" w:rsidDel="00321B53">
          <w:delText xml:space="preserve"> with </w:delText>
        </w:r>
        <w:r w:rsidR="007A43B6" w:rsidDel="00321B53">
          <w:rPr>
            <w:rFonts w:ascii="Batang" w:eastAsia="Batang" w:hAnsi="Batang" w:cs="Batang" w:hint="eastAsia"/>
          </w:rPr>
          <w:delText>寧心</w:delText>
        </w:r>
        <w:r w:rsidR="00B47520" w:rsidDel="00321B53">
          <w:rPr>
            <w:rStyle w:val="Strong"/>
          </w:rPr>
          <w:delText xml:space="preserve">. </w:delText>
        </w:r>
        <w:r w:rsidR="00B47520" w:rsidDel="00321B53">
          <w:rPr>
            <w:rStyle w:val="Strong"/>
            <w:b w:val="0"/>
            <w:bCs w:val="0"/>
          </w:rPr>
          <w:delText xml:space="preserve">Most of the translations make it </w:delText>
        </w:r>
        <w:r w:rsidR="00E043A3" w:rsidDel="00321B53">
          <w:rPr>
            <w:rStyle w:val="Strong"/>
            <w:b w:val="0"/>
            <w:bCs w:val="0"/>
          </w:rPr>
          <w:delText xml:space="preserve">an </w:delText>
        </w:r>
        <w:r w:rsidR="00B47520" w:rsidDel="00321B53">
          <w:rPr>
            <w:rStyle w:val="Strong"/>
            <w:b w:val="0"/>
            <w:bCs w:val="0"/>
          </w:rPr>
          <w:delText>imperative</w:delText>
        </w:r>
        <w:r w:rsidR="00E043A3" w:rsidDel="00321B53">
          <w:rPr>
            <w:rStyle w:val="Strong"/>
            <w:b w:val="0"/>
            <w:bCs w:val="0"/>
          </w:rPr>
          <w:delText xml:space="preserve"> verb</w:delText>
        </w:r>
        <w:r w:rsidR="00F149A2" w:rsidDel="00321B53">
          <w:rPr>
            <w:rStyle w:val="Strong"/>
            <w:b w:val="0"/>
            <w:bCs w:val="0"/>
          </w:rPr>
          <w:delText>:</w:delText>
        </w:r>
        <w:r w:rsidR="00F149A2" w:rsidDel="00321B53">
          <w:rPr>
            <w:rStyle w:val="Strong"/>
          </w:rPr>
          <w:delText xml:space="preserve"> </w:delText>
        </w:r>
        <w:r w:rsidR="00F149A2" w:rsidDel="00321B53">
          <w:delText>“</w:delText>
        </w:r>
        <w:r w:rsidR="00B47520" w:rsidDel="00321B53">
          <w:delText>calm the mind,” or “settle the heart-mind,” but a few (such as the translation where all decisions are logged) offer alternatives such as “with a tranquil mind.”</w:delText>
        </w:r>
      </w:del>
    </w:p>
    <w:p w14:paraId="0CFA07AA" w14:textId="46D06C7E" w:rsidR="00E043A3" w:rsidRDefault="00E043A3">
      <w:pPr>
        <w:spacing w:after="200" w:line="240" w:lineRule="auto"/>
      </w:pPr>
      <w:r>
        <w:br w:type="page"/>
      </w:r>
    </w:p>
    <w:p w14:paraId="44DEEAF3" w14:textId="7977B0C1" w:rsidR="00F149A2" w:rsidRDefault="00FC727E">
      <w:pPr>
        <w:pStyle w:val="BodyText"/>
      </w:pPr>
      <w:r w:rsidRPr="00FC727E">
        <w:lastRenderedPageBreak/>
        <w:drawing>
          <wp:inline distT="0" distB="0" distL="0" distR="0" wp14:anchorId="7FC4CE73" wp14:editId="2FC556F4">
            <wp:extent cx="6200140" cy="3487420"/>
            <wp:effectExtent l="0" t="0" r="0" b="0"/>
            <wp:docPr id="42268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88265" name=""/>
                    <pic:cNvPicPr/>
                  </pic:nvPicPr>
                  <pic:blipFill>
                    <a:blip r:embed="rId16"/>
                    <a:stretch>
                      <a:fillRect/>
                    </a:stretch>
                  </pic:blipFill>
                  <pic:spPr>
                    <a:xfrm>
                      <a:off x="0" y="0"/>
                      <a:ext cx="6200140" cy="3487420"/>
                    </a:xfrm>
                    <a:prstGeom prst="rect">
                      <a:avLst/>
                    </a:prstGeom>
                  </pic:spPr>
                </pic:pic>
              </a:graphicData>
            </a:graphic>
          </wp:inline>
        </w:drawing>
      </w:r>
    </w:p>
    <w:p w14:paraId="1DE9E638" w14:textId="774DE209" w:rsidR="00F149A2" w:rsidRDefault="00F149A2">
      <w:pPr>
        <w:pStyle w:val="BodyText"/>
      </w:pPr>
      <w:bookmarkStart w:id="201" w:name="the-co-author-pilot"/>
      <w:bookmarkEnd w:id="156"/>
      <w:r>
        <w:t xml:space="preserve">It’s nice to have theoretical reasons for thinking that multiple translations make it easier to identify problems in translations, but does it work? That’s where </w:t>
      </w:r>
      <w:ins w:id="202" w:author="Greg Baker" w:date="2026-07-25T23:48:00Z" w16du:dateUtc="2026-07-25T13:48:00Z">
        <w:r w:rsidR="00321B53">
          <w:t>the pilot</w:t>
        </w:r>
      </w:ins>
      <w:ins w:id="203" w:author="Greg Baker" w:date="2026-07-27T10:09:00Z" w16du:dateUtc="2026-07-27T00:09:00Z">
        <w:r w:rsidR="00011BF3">
          <w:t xml:space="preserve"> experiment</w:t>
        </w:r>
      </w:ins>
      <w:ins w:id="204" w:author="Greg Baker" w:date="2026-07-25T23:48:00Z" w16du:dateUtc="2026-07-25T13:48:00Z">
        <w:r w:rsidR="00321B53">
          <w:t xml:space="preserve"> comes in</w:t>
        </w:r>
      </w:ins>
      <w:del w:id="205" w:author="Greg Baker" w:date="2026-07-25T23:48:00Z" w16du:dateUtc="2026-07-25T13:48:00Z">
        <w:r w:rsidDel="00321B53">
          <w:delText>the experiment comes in</w:delText>
        </w:r>
      </w:del>
      <w:r>
        <w:t>.</w:t>
      </w:r>
    </w:p>
    <w:p w14:paraId="3E1D023B" w14:textId="1B5BE4FB" w:rsidR="00321B53" w:rsidRDefault="00321B53" w:rsidP="00321B53">
      <w:pPr>
        <w:pStyle w:val="BodyText"/>
        <w:rPr>
          <w:ins w:id="206" w:author="Greg Baker" w:date="2026-07-25T23:48:00Z" w16du:dateUtc="2026-07-25T13:48:00Z"/>
        </w:rPr>
      </w:pPr>
      <w:ins w:id="207" w:author="Greg Baker" w:date="2026-07-25T23:48:00Z" w16du:dateUtc="2026-07-25T13:48:00Z">
        <w:r>
          <w:t>Vanessa Enriquez Raido, a Translation Studies scholar, reviewed ten passages of Classical Greek — a language she doesn’t know.</w:t>
        </w:r>
      </w:ins>
    </w:p>
    <w:p w14:paraId="2F58B90C" w14:textId="2DB3C7B7" w:rsidR="00666DED" w:rsidDel="00321B53" w:rsidRDefault="009347D4" w:rsidP="009347D4">
      <w:pPr>
        <w:pStyle w:val="BodyText"/>
        <w:rPr>
          <w:del w:id="208" w:author="Greg Baker" w:date="2026-07-25T23:48:00Z" w16du:dateUtc="2026-07-25T13:48:00Z"/>
        </w:rPr>
      </w:pPr>
      <w:del w:id="209" w:author="Greg Baker" w:date="2026-07-25T23:48:00Z" w16du:dateUtc="2026-07-25T13:48:00Z">
        <w:r w:rsidDel="00321B53">
          <w:delText xml:space="preserve">We divided </w:delText>
        </w:r>
        <w:r w:rsidR="00666DED" w:rsidDel="00321B53">
          <w:delText xml:space="preserve">ourselves </w:delText>
        </w:r>
        <w:r w:rsidDel="00321B53">
          <w:delText xml:space="preserve">into teams who didn’t know the target language, and </w:delText>
        </w:r>
        <w:r w:rsidR="00E043A3" w:rsidDel="00321B53">
          <w:delText>each</w:delText>
        </w:r>
        <w:r w:rsidDel="00321B53">
          <w:delText xml:space="preserve"> had to look at the </w:delText>
        </w:r>
        <w:r w:rsidR="00E043A3" w:rsidDel="00321B53">
          <w:delText>parallage and identify which passages were the least trustworthy</w:delText>
        </w:r>
        <w:r w:rsidDel="00321B53">
          <w:delText xml:space="preserve">. </w:delText>
        </w:r>
        <w:r w:rsidR="00666DED" w:rsidDel="00321B53">
          <w:delText xml:space="preserve">For example, </w:delText>
        </w:r>
        <w:r w:rsidDel="00321B53">
          <w:delText xml:space="preserve">Vanessa Enriquez Raido, a Translation Studies scholar, reviewed ten passages of Classical Greek (a language she doesn’t know). </w:delText>
        </w:r>
        <w:r w:rsidR="00666DED" w:rsidDel="00321B53">
          <w:delText xml:space="preserve">There is that </w:delText>
        </w:r>
        <w:r w:rsidDel="00321B53">
          <w:delText xml:space="preserve">one question </w:delText>
        </w:r>
        <w:r w:rsidR="00666DED" w:rsidDel="00321B53">
          <w:delText>you saw on previous slides:</w:delText>
        </w:r>
        <w:r w:rsidDel="00321B53">
          <w:delText xml:space="preserve"> an eleven-point scale for each translation: “How different would you expect the human translation to be from this translation?” Zero meant the same; ten meant very different. </w:delText>
        </w:r>
      </w:del>
    </w:p>
    <w:p w14:paraId="7287606B" w14:textId="4B339CD4" w:rsidR="009347D4" w:rsidRDefault="009347D4" w:rsidP="009347D4">
      <w:pPr>
        <w:pStyle w:val="BodyText"/>
      </w:pPr>
      <w:r>
        <w:t>Shirley Chan reviewed the Greek too, and Greta Hawes (our Greek specialist) reviewed the Chinese. I excluded myself because I was running the experimental analysis.</w:t>
      </w:r>
    </w:p>
    <w:p w14:paraId="7311F7D1" w14:textId="37C448F4" w:rsidR="00605646" w:rsidRDefault="00605646" w:rsidP="009347D4">
      <w:pPr>
        <w:pStyle w:val="BodyText"/>
        <w:rPr>
          <w:ins w:id="210" w:author="Greg Baker" w:date="2026-07-27T10:10:00Z" w16du:dateUtc="2026-07-27T00:10:00Z"/>
        </w:rPr>
      </w:pPr>
      <w:del w:id="211" w:author="Greg Baker" w:date="2026-07-27T10:09:00Z" w16du:dateUtc="2026-07-27T00:09:00Z">
        <w:r w:rsidDel="00011BF3">
          <w:delText>We</w:delText>
        </w:r>
        <w:r w:rsidR="009347D4" w:rsidDel="00011BF3">
          <w:delText xml:space="preserve"> took the human-written English translations and used a variety of standard translation metrics to </w:delText>
        </w:r>
        <w:r w:rsidR="007A43B6" w:rsidDel="00011BF3">
          <w:delText>compare the focal AI translations against them</w:delText>
        </w:r>
        <w:r w:rsidR="009347D4" w:rsidDel="00011BF3">
          <w:delText xml:space="preserve">. </w:delText>
        </w:r>
      </w:del>
      <w:r>
        <w:t>The chart</w:t>
      </w:r>
      <w:ins w:id="212" w:author="Greg Baker" w:date="2026-07-27T10:09:00Z" w16du:dateUtc="2026-07-27T00:09:00Z">
        <w:r w:rsidR="00011BF3">
          <w:t>s</w:t>
        </w:r>
      </w:ins>
      <w:r>
        <w:t xml:space="preserve"> on screen is showing XCOMET divergence – if the human translation was very different to the AI, it appears high on the y-axis; if the translation was the same it appears low.</w:t>
      </w:r>
    </w:p>
    <w:p w14:paraId="3183776E" w14:textId="7F95515E" w:rsidR="00011BF3" w:rsidRDefault="00330116" w:rsidP="009347D4">
      <w:pPr>
        <w:pStyle w:val="BodyText"/>
      </w:pPr>
      <w:ins w:id="213" w:author="Greg Baker" w:date="2026-07-27T10:16:00Z" w16du:dateUtc="2026-07-27T00:16:00Z">
        <w:r>
          <w:t>The</w:t>
        </w:r>
      </w:ins>
      <w:ins w:id="214" w:author="Greg Baker" w:date="2026-07-27T10:10:00Z" w16du:dateUtc="2026-07-27T00:10:00Z">
        <w:r w:rsidR="00011BF3">
          <w:t xml:space="preserve"> x-axis</w:t>
        </w:r>
      </w:ins>
      <w:ins w:id="215" w:author="Greg Baker" w:date="2026-07-27T10:16:00Z" w16du:dateUtc="2026-07-27T00:16:00Z">
        <w:r>
          <w:t xml:space="preserve"> shows the answers to the question about what our raters expected.</w:t>
        </w:r>
      </w:ins>
    </w:p>
    <w:p w14:paraId="68941419" w14:textId="0DBD0306" w:rsidR="00841751" w:rsidDel="00321B53" w:rsidRDefault="009347D4" w:rsidP="009347D4">
      <w:pPr>
        <w:pStyle w:val="BodyText"/>
        <w:rPr>
          <w:del w:id="216" w:author="Greg Baker" w:date="2026-07-25T23:48:00Z" w16du:dateUtc="2026-07-25T13:48:00Z"/>
        </w:rPr>
      </w:pPr>
      <w:del w:id="217" w:author="Greg Baker" w:date="2026-07-25T23:48:00Z" w16du:dateUtc="2026-07-25T13:48:00Z">
        <w:r w:rsidDel="00321B53">
          <w:delText xml:space="preserve">We were </w:delText>
        </w:r>
        <w:r w:rsidR="00605646" w:rsidDel="00321B53">
          <w:delText>very happy to see these very strong correlations</w:delText>
        </w:r>
        <w:r w:rsidR="00666DED" w:rsidDel="00321B53">
          <w:delText>, but there are some caveats.</w:delText>
        </w:r>
      </w:del>
    </w:p>
    <w:p w14:paraId="1A04BED3" w14:textId="17085B11" w:rsidR="00666DED" w:rsidDel="002D12F4" w:rsidRDefault="00666DED" w:rsidP="00666DED">
      <w:pPr>
        <w:pStyle w:val="BodyText"/>
        <w:rPr>
          <w:del w:id="218" w:author="Greg Baker" w:date="2026-07-26T23:37:00Z" w16du:dateUtc="2026-07-26T13:37:00Z"/>
        </w:rPr>
      </w:pPr>
      <w:r>
        <w:t>First</w:t>
      </w:r>
      <w:r>
        <w:t>, there is a lot of depth of translation experience in the group, so it is possible that we are just reflecting on our knowledge of the quirks of translating into English. We will try to resolve this in a later experiment where we use monolingual students.</w:t>
      </w:r>
    </w:p>
    <w:p w14:paraId="64BE7890" w14:textId="43196384" w:rsidR="00666DED" w:rsidRDefault="00666DED" w:rsidP="009347D4">
      <w:pPr>
        <w:pStyle w:val="BodyText"/>
      </w:pPr>
    </w:p>
    <w:p w14:paraId="0AAAC4C9" w14:textId="17EA349A" w:rsidR="00321B53" w:rsidRDefault="00321B53" w:rsidP="00321B53">
      <w:pPr>
        <w:pStyle w:val="BodyText"/>
        <w:rPr>
          <w:ins w:id="219" w:author="Greg Baker" w:date="2026-07-25T23:48:00Z" w16du:dateUtc="2026-07-25T13:48:00Z"/>
        </w:rPr>
      </w:pPr>
      <w:ins w:id="220" w:author="Greg Baker" w:date="2026-07-25T23:48:00Z" w16du:dateUtc="2026-07-25T13:48:00Z">
        <w:r>
          <w:t>Second, look at Vanessa’s results. Across her ten passages, her judgements tracked the divergence scores with a Spearman rho of .796 and an exact two-sided p-value of .00845 — a result that would usually be read as a successful experiment. But there is a confound</w:t>
        </w:r>
      </w:ins>
      <w:ins w:id="221" w:author="Greg Baker" w:date="2026-07-26T23:37:00Z" w16du:dateUtc="2026-07-26T13:37:00Z">
        <w:r w:rsidR="002D12F4">
          <w:t>er</w:t>
        </w:r>
      </w:ins>
      <w:ins w:id="222" w:author="Greg Baker" w:date="2026-07-25T23:48:00Z" w16du:dateUtc="2026-07-25T13:48:00Z">
        <w:r>
          <w:t xml:space="preserve"> sitting in the data.</w:t>
        </w:r>
      </w:ins>
    </w:p>
    <w:p w14:paraId="05A87364" w14:textId="74BA857C" w:rsidR="00E03A4E" w:rsidDel="00321B53" w:rsidRDefault="00666DED">
      <w:pPr>
        <w:pStyle w:val="BodyText"/>
        <w:rPr>
          <w:del w:id="223" w:author="Greg Baker" w:date="2026-07-25T23:48:00Z" w16du:dateUtc="2026-07-25T13:48:00Z"/>
        </w:rPr>
      </w:pPr>
      <w:del w:id="224" w:author="Greg Baker" w:date="2026-07-25T23:48:00Z" w16du:dateUtc="2026-07-25T13:48:00Z">
        <w:r w:rsidDel="00321B53">
          <w:delText xml:space="preserve">Second, if you look at </w:delText>
        </w:r>
        <w:r w:rsidR="009347D4" w:rsidDel="00321B53">
          <w:delText>Vanessa</w:delText>
        </w:r>
        <w:r w:rsidDel="00321B53">
          <w:delText>’s results, she</w:delText>
        </w:r>
        <w:r w:rsidR="009347D4" w:rsidDel="00321B53">
          <w:delText xml:space="preserve"> was very good at predicting </w:delText>
        </w:r>
        <w:r w:rsidR="00155A6F" w:rsidDel="00321B53">
          <w:delText>difference</w:delText>
        </w:r>
        <w:r w:rsidR="001F7DC2" w:rsidDel="00321B53">
          <w:delText xml:space="preserve">s. The unadjusted p-value from her data was 0.0108, which would usually be accepted as a successful experiment. </w:delText>
        </w:r>
        <w:r w:rsidDel="00321B53">
          <w:delText>But the issue is that there’s a cheat mode that she could have unlocked.</w:delText>
        </w:r>
      </w:del>
    </w:p>
    <w:p w14:paraId="633E29C3" w14:textId="05BC606A" w:rsidR="00321B53" w:rsidRDefault="00321B53" w:rsidP="00321B53">
      <w:pPr>
        <w:pStyle w:val="BodyText"/>
        <w:rPr>
          <w:ins w:id="225" w:author="Greg Baker" w:date="2026-07-25T23:48:00Z" w16du:dateUtc="2026-07-25T13:48:00Z"/>
        </w:rPr>
      </w:pPr>
      <w:ins w:id="226" w:author="Greg Baker" w:date="2026-07-25T23:48:00Z" w16du:dateUtc="2026-07-25T13:48:00Z">
        <w:r>
          <w:t xml:space="preserve">In the Greek material, XCOMET similarity </w:t>
        </w:r>
      </w:ins>
      <w:ins w:id="227" w:author="Greg Baker" w:date="2026-07-26T23:55:00Z" w16du:dateUtc="2026-07-26T13:55:00Z">
        <w:r w:rsidR="00C711BF">
          <w:t xml:space="preserve">is much worse on longer passages. </w:t>
        </w:r>
      </w:ins>
      <w:ins w:id="228" w:author="Greg Baker" w:date="2026-07-25T23:48:00Z" w16du:dateUtc="2026-07-25T13:48:00Z">
        <w:r>
          <w:t xml:space="preserve">So a reader who understands neither the source nor the target language could score well simply by distrusting longer passages. When we control for source length, Vanessa’s </w:t>
        </w:r>
      </w:ins>
      <w:ins w:id="229" w:author="Greg Baker" w:date="2026-07-26T23:55:00Z" w16du:dateUtc="2026-07-26T13:55:00Z">
        <w:r w:rsidR="00C711BF">
          <w:t xml:space="preserve">scores end up with </w:t>
        </w:r>
      </w:ins>
      <w:ins w:id="230" w:author="Greg Baker" w:date="2026-07-25T23:48:00Z" w16du:dateUtc="2026-07-25T13:48:00Z">
        <w:r>
          <w:t>a p-value of about .130.</w:t>
        </w:r>
      </w:ins>
      <w:ins w:id="231" w:author="Greg Baker" w:date="2026-07-26T23:56:00Z" w16du:dateUtc="2026-07-26T13:56:00Z">
        <w:r w:rsidR="00C711BF">
          <w:t xml:space="preserve"> So </w:t>
        </w:r>
      </w:ins>
      <w:ins w:id="232" w:author="Greg Baker" w:date="2026-07-26T23:57:00Z" w16du:dateUtc="2026-07-26T13:57:00Z">
        <w:r w:rsidR="00C711BF">
          <w:t xml:space="preserve">that doesn’t conclusively show parallage works: </w:t>
        </w:r>
      </w:ins>
      <w:ins w:id="233" w:author="Greg Baker" w:date="2026-07-26T23:56:00Z" w16du:dateUtc="2026-07-26T13:56:00Z">
        <w:r w:rsidR="00C711BF">
          <w:t xml:space="preserve">she could have scored </w:t>
        </w:r>
      </w:ins>
      <w:ins w:id="234" w:author="Greg Baker" w:date="2026-07-26T23:57:00Z" w16du:dateUtc="2026-07-26T13:57:00Z">
        <w:r w:rsidR="00C711BF">
          <w:t>close enough to what we saw just by</w:t>
        </w:r>
      </w:ins>
      <w:ins w:id="235" w:author="Greg Baker" w:date="2026-07-26T23:56:00Z" w16du:dateUtc="2026-07-26T13:56:00Z">
        <w:r w:rsidR="00C711BF">
          <w:t xml:space="preserve"> looking at the length of the passage</w:t>
        </w:r>
      </w:ins>
      <w:ins w:id="236" w:author="Greg Baker" w:date="2026-07-25T23:48:00Z" w16du:dateUtc="2026-07-25T13:48:00Z">
        <w:r>
          <w:t>.</w:t>
        </w:r>
      </w:ins>
    </w:p>
    <w:p w14:paraId="4612FAAE" w14:textId="6EA46D92" w:rsidR="00666DED" w:rsidDel="00321B53" w:rsidRDefault="00666DED">
      <w:pPr>
        <w:pStyle w:val="BodyText"/>
        <w:rPr>
          <w:del w:id="237" w:author="Greg Baker" w:date="2026-07-25T23:48:00Z" w16du:dateUtc="2026-07-25T13:48:00Z"/>
        </w:rPr>
      </w:pPr>
      <w:del w:id="238" w:author="Greg Baker" w:date="2026-07-25T23:48:00Z" w16du:dateUtc="2026-07-25T13:48:00Z">
        <w:r w:rsidDel="00321B53">
          <w:lastRenderedPageBreak/>
          <w:delText>I</w:delText>
        </w:r>
        <w:r w:rsidDel="00321B53">
          <w:delText>f you want to predict how good an AI translation is likely to be and you understand neither the source nor the target language, then just predict that longer translations are more likely to be incorrect. Large language models are probabilistic. If you work on a sufficiently long passage, eventually you will get one token predicted from the far tail of sensible next tokens, and after that all bets are off, because that strange word choice becomes part of the input stream for future predictions.</w:delText>
        </w:r>
      </w:del>
    </w:p>
    <w:p w14:paraId="4D7D199F" w14:textId="23F174DB" w:rsidR="00666DED" w:rsidDel="00321B53" w:rsidRDefault="00666DED">
      <w:pPr>
        <w:pStyle w:val="BodyText"/>
        <w:rPr>
          <w:del w:id="239" w:author="Greg Baker" w:date="2026-07-25T23:48:00Z" w16du:dateUtc="2026-07-25T13:48:00Z"/>
        </w:rPr>
      </w:pPr>
      <w:del w:id="240" w:author="Greg Baker" w:date="2026-07-25T23:48:00Z" w16du:dateUtc="2026-07-25T13:48:00Z">
        <w:r w:rsidDel="00321B53">
          <w:delText>When we remove the “predict bad if long” factor, Vanessa’s results lose statistical significance.</w:delText>
        </w:r>
      </w:del>
    </w:p>
    <w:p w14:paraId="1BB73069" w14:textId="0C859AC4" w:rsidR="00321B53" w:rsidRDefault="00321B53" w:rsidP="00321B53">
      <w:pPr>
        <w:pStyle w:val="BodyText"/>
        <w:rPr>
          <w:ins w:id="241" w:author="Greg Baker" w:date="2026-07-25T23:48:00Z" w16du:dateUtc="2026-07-25T13:48:00Z"/>
        </w:rPr>
      </w:pPr>
      <w:ins w:id="242" w:author="Greg Baker" w:date="2026-07-25T23:48:00Z" w16du:dateUtc="2026-07-25T13:48:00Z">
        <w:r>
          <w:t xml:space="preserve">Greta’s predictions for her ten Chinese passages also tracked the XCOMET scores, with </w:t>
        </w:r>
      </w:ins>
      <w:ins w:id="243" w:author="Greg Baker" w:date="2026-07-26T23:53:00Z" w16du:dateUtc="2026-07-26T13:53:00Z">
        <w:r w:rsidR="0011535C">
          <w:t>a</w:t>
        </w:r>
      </w:ins>
      <w:ins w:id="244" w:author="Greg Baker" w:date="2026-07-25T23:48:00Z" w16du:dateUtc="2026-07-25T13:48:00Z">
        <w:r>
          <w:t xml:space="preserve"> p-value of .0203.</w:t>
        </w:r>
      </w:ins>
      <w:ins w:id="245" w:author="Greg Baker" w:date="2026-07-27T09:52:00Z" w16du:dateUtc="2026-07-26T23:52:00Z">
        <w:r w:rsidR="006228CD">
          <w:t xml:space="preserve"> Remember though, that the Chinese passages only use a naïve </w:t>
        </w:r>
      </w:ins>
      <w:ins w:id="246" w:author="Greg Baker" w:date="2026-07-27T09:53:00Z" w16du:dateUtc="2026-07-26T23:53:00Z">
        <w:r w:rsidR="00946B38">
          <w:t>prompt</w:t>
        </w:r>
      </w:ins>
      <w:ins w:id="247" w:author="Greg Baker" w:date="2026-07-27T09:52:00Z" w16du:dateUtc="2026-07-26T23:52:00Z">
        <w:r w:rsidR="006228CD">
          <w:t xml:space="preserve">, so </w:t>
        </w:r>
      </w:ins>
      <w:ins w:id="248" w:author="Greg Baker" w:date="2026-07-27T09:53:00Z" w16du:dateUtc="2026-07-26T23:53:00Z">
        <w:r w:rsidR="00946B38">
          <w:t>there are a lot more problems in their translations.</w:t>
        </w:r>
      </w:ins>
      <w:ins w:id="249" w:author="Greg Baker" w:date="2026-07-25T23:48:00Z" w16du:dateUtc="2026-07-25T13:48:00Z">
        <w:r>
          <w:t xml:space="preserve"> </w:t>
        </w:r>
      </w:ins>
      <w:ins w:id="250" w:author="Greg Baker" w:date="2026-07-27T09:53:00Z" w16du:dateUtc="2026-07-26T23:53:00Z">
        <w:r w:rsidR="00946B38">
          <w:t>Greta’s task</w:t>
        </w:r>
      </w:ins>
      <w:ins w:id="251" w:author="Greg Baker" w:date="2026-07-25T23:48:00Z" w16du:dateUtc="2026-07-25T13:48:00Z">
        <w:r>
          <w:t xml:space="preserve"> had an extra twist: half of the passages she saw had the parallage hidden, so she was judging a single text on its own. On the five parallage passages, rho was .800; on the five single-output passages, rho was .600. </w:t>
        </w:r>
      </w:ins>
      <w:ins w:id="252" w:author="Greg Baker" w:date="2026-07-26T23:38:00Z" w16du:dateUtc="2026-07-26T13:38:00Z">
        <w:r w:rsidR="002D12F4">
          <w:t>They are different, but not enough for us to declare statistical significance.</w:t>
        </w:r>
      </w:ins>
    </w:p>
    <w:p w14:paraId="0C40B53D" w14:textId="234E1EEE" w:rsidR="00155A6F" w:rsidDel="00321B53" w:rsidRDefault="00155A6F">
      <w:pPr>
        <w:pStyle w:val="BodyText"/>
        <w:rPr>
          <w:del w:id="253" w:author="Greg Baker" w:date="2026-07-25T23:48:00Z" w16du:dateUtc="2026-07-25T13:48:00Z"/>
        </w:rPr>
      </w:pPr>
      <w:del w:id="254" w:author="Greg Baker" w:date="2026-07-25T23:48:00Z" w16du:dateUtc="2026-07-25T13:48:00Z">
        <w:r w:rsidDel="00321B53">
          <w:delText xml:space="preserve">Greta’s predictions for 10 Chinese translations tracked XCOMET scores </w:delText>
        </w:r>
        <w:r w:rsidR="00D57F82" w:rsidDel="00321B53">
          <w:delText xml:space="preserve">very well, showing </w:delText>
        </w:r>
        <w:r w:rsidR="001F7DC2" w:rsidDel="00321B53">
          <w:delText>a clear signal with</w:delText>
        </w:r>
        <w:r w:rsidDel="00321B53">
          <w:delText xml:space="preserve"> </w:delText>
        </w:r>
        <w:r w:rsidR="00E03A4E" w:rsidDel="00321B53">
          <w:delText>a p-value of 0.0203</w:delText>
        </w:r>
        <w:r w:rsidR="001F7DC2" w:rsidDel="00321B53">
          <w:delText xml:space="preserve">, but Greta’s results had an extra twist to them. </w:delText>
        </w:r>
        <w:r w:rsidR="00666DED" w:rsidDel="00321B53">
          <w:delText>H</w:delText>
        </w:r>
        <w:r w:rsidR="00666DED" w:rsidDel="00321B53">
          <w:delText xml:space="preserve">alf of the passages Greta saw had the parallage hidden – she only saw a single text. With only 5 data points in each category we aren’t able to demonstrate </w:delText>
        </w:r>
        <w:r w:rsidR="00666DED" w:rsidDel="00321B53">
          <w:delText>those two lines as being statistically different</w:delText>
        </w:r>
        <w:r w:rsidR="00666DED" w:rsidDel="00321B53">
          <w:delText xml:space="preserve">, but it looks like the with-parallage predictions correlated better </w:delText>
        </w:r>
        <w:r w:rsidR="00666DED" w:rsidDel="00321B53">
          <w:delText xml:space="preserve">with the XCOMET scores </w:delText>
        </w:r>
        <w:r w:rsidR="00666DED" w:rsidDel="00321B53">
          <w:delText>than those done without.</w:delText>
        </w:r>
        <w:r w:rsidR="00666DED" w:rsidDel="00321B53">
          <w:delText xml:space="preserve"> That suggests that we’re really measuring parallage working.</w:delText>
        </w:r>
      </w:del>
    </w:p>
    <w:p w14:paraId="7696C9D0" w14:textId="7086A6E3" w:rsidR="00321B53" w:rsidRDefault="00321B53" w:rsidP="00321B53">
      <w:pPr>
        <w:pStyle w:val="BodyText"/>
        <w:rPr>
          <w:ins w:id="255" w:author="Greg Baker" w:date="2026-07-25T23:48:00Z" w16du:dateUtc="2026-07-25T13:48:00Z"/>
        </w:rPr>
      </w:pPr>
      <w:ins w:id="256" w:author="Greg Baker" w:date="2026-07-25T23:48:00Z" w16du:dateUtc="2026-07-25T13:48:00Z">
        <w:r>
          <w:t>Shirley looked at 19 translations and found an inconclusive positive trend: rho of .35, with a p-value of .143 — not statistically significant</w:t>
        </w:r>
      </w:ins>
      <w:ins w:id="257" w:author="Greg Baker" w:date="2026-07-26T23:39:00Z" w16du:dateUtc="2026-07-26T13:39:00Z">
        <w:r w:rsidR="002D12F4">
          <w:t>, but still a promising initial result</w:t>
        </w:r>
      </w:ins>
      <w:ins w:id="258" w:author="Greg Baker" w:date="2026-07-25T23:48:00Z" w16du:dateUtc="2026-07-25T13:48:00Z">
        <w:r>
          <w:t>.</w:t>
        </w:r>
      </w:ins>
    </w:p>
    <w:p w14:paraId="040393C1" w14:textId="2ED62E39" w:rsidR="001131F1" w:rsidDel="00321B53" w:rsidRDefault="00155A6F">
      <w:pPr>
        <w:pStyle w:val="BodyText"/>
        <w:rPr>
          <w:del w:id="259" w:author="Greg Baker" w:date="2026-07-25T23:48:00Z" w16du:dateUtc="2026-07-25T13:48:00Z"/>
        </w:rPr>
      </w:pPr>
      <w:del w:id="260" w:author="Greg Baker" w:date="2026-07-25T23:48:00Z" w16du:dateUtc="2026-07-25T13:48:00Z">
        <w:r w:rsidDel="00321B53">
          <w:delText xml:space="preserve">Shirley looked at 19 translations </w:delText>
        </w:r>
        <w:r w:rsidR="001F7DC2" w:rsidDel="00321B53">
          <w:delText>and</w:delText>
        </w:r>
        <w:r w:rsidDel="00321B53">
          <w:delText xml:space="preserve"> while there was a correlation there, it wasn’t strong enough to be statistically significant</w:delText>
        </w:r>
        <w:bookmarkStart w:id="261" w:name="greek-result-the-confound-is-the-result"/>
        <w:bookmarkEnd w:id="201"/>
        <w:r w:rsidR="00666DED" w:rsidDel="00321B53">
          <w:delText>, but it certainly doesn’t suggest our hypothesis was wrong: merely that we might need to make the experiment bigger.</w:delText>
        </w:r>
      </w:del>
    </w:p>
    <w:p w14:paraId="439366D7" w14:textId="1213D791" w:rsidR="00FC727E" w:rsidRDefault="00FC727E">
      <w:pPr>
        <w:spacing w:after="200" w:line="240" w:lineRule="auto"/>
      </w:pPr>
      <w:bookmarkStart w:id="262" w:name="the-preregistered-study"/>
      <w:bookmarkEnd w:id="261"/>
      <w:r>
        <w:br w:type="page"/>
      </w:r>
    </w:p>
    <w:p w14:paraId="1E4186D5" w14:textId="76DCB1FA" w:rsidR="00FC727E" w:rsidRDefault="00FC727E">
      <w:pPr>
        <w:pStyle w:val="BodyText"/>
      </w:pPr>
      <w:r w:rsidRPr="00FC727E">
        <w:lastRenderedPageBreak/>
        <w:drawing>
          <wp:inline distT="0" distB="0" distL="0" distR="0" wp14:anchorId="0BA4C9A5" wp14:editId="5C61587D">
            <wp:extent cx="6200140" cy="3487420"/>
            <wp:effectExtent l="0" t="0" r="0" b="0"/>
            <wp:docPr id="175895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55844" name=""/>
                    <pic:cNvPicPr/>
                  </pic:nvPicPr>
                  <pic:blipFill>
                    <a:blip r:embed="rId17"/>
                    <a:stretch>
                      <a:fillRect/>
                    </a:stretch>
                  </pic:blipFill>
                  <pic:spPr>
                    <a:xfrm>
                      <a:off x="0" y="0"/>
                      <a:ext cx="6200140" cy="3487420"/>
                    </a:xfrm>
                    <a:prstGeom prst="rect">
                      <a:avLst/>
                    </a:prstGeom>
                  </pic:spPr>
                </pic:pic>
              </a:graphicData>
            </a:graphic>
          </wp:inline>
        </w:drawing>
      </w:r>
    </w:p>
    <w:p w14:paraId="5BAFABD8" w14:textId="73F0B1F9" w:rsidR="00321B53" w:rsidRDefault="00321B53" w:rsidP="00321B53">
      <w:pPr>
        <w:pStyle w:val="BodyText"/>
        <w:rPr>
          <w:ins w:id="263" w:author="Greg Baker" w:date="2026-07-25T23:48:00Z" w16du:dateUtc="2026-07-25T13:48:00Z"/>
        </w:rPr>
      </w:pPr>
      <w:ins w:id="264" w:author="Greg Baker" w:date="2026-07-25T23:48:00Z" w16du:dateUtc="2026-07-25T13:48:00Z">
        <w:r>
          <w:t xml:space="preserve">The </w:t>
        </w:r>
      </w:ins>
      <w:ins w:id="265" w:author="Greg Baker" w:date="2026-07-26T22:59:00Z" w16du:dateUtc="2026-07-26T12:59:00Z">
        <w:r w:rsidR="00B11953">
          <w:t xml:space="preserve">scientific </w:t>
        </w:r>
      </w:ins>
      <w:ins w:id="266" w:author="Greg Baker" w:date="2026-07-25T23:48:00Z" w16du:dateUtc="2026-07-25T13:48:00Z">
        <w:r>
          <w:t>replication crisis has taught us the value of preregistering studies and stating hypotheses in advance</w:t>
        </w:r>
      </w:ins>
      <w:ins w:id="267" w:author="Greg Baker" w:date="2026-07-26T23:39:00Z" w16du:dateUtc="2026-07-26T13:39:00Z">
        <w:r w:rsidR="002D12F4">
          <w:t>. (We didn’t do that for those initial experiments)</w:t>
        </w:r>
      </w:ins>
      <w:ins w:id="268" w:author="Greg Baker" w:date="2026-07-25T23:48:00Z" w16du:dateUtc="2026-07-25T13:48:00Z">
        <w:r>
          <w:t>. We will run a preregistered comparison with student readers who do not know the source language, between two conditions: the same focal translation shown by itself, and the same focal translation shown with the full Parallage helper pack.</w:t>
        </w:r>
      </w:ins>
    </w:p>
    <w:p w14:paraId="1C0F3287" w14:textId="23025F9C" w:rsidR="00BB461D" w:rsidDel="00321B53" w:rsidRDefault="00BB461D">
      <w:pPr>
        <w:pStyle w:val="BodyText"/>
        <w:rPr>
          <w:del w:id="269" w:author="Greg Baker" w:date="2026-07-25T23:48:00Z" w16du:dateUtc="2026-07-25T13:48:00Z"/>
        </w:rPr>
      </w:pPr>
      <w:del w:id="270" w:author="Greg Baker" w:date="2026-07-25T23:48:00Z" w16du:dateUtc="2026-07-25T13:48:00Z">
        <w:r w:rsidDel="00321B53">
          <w:delText>The scientific replication crisis has highlighted that it is important to pre-register studies, and to talk about hypotheses in advance, rather than post-hoc. Given that everything we have talked about so far was not done like that, please take everything you’ve heard with more than just a grain of salt.</w:delText>
        </w:r>
      </w:del>
    </w:p>
    <w:p w14:paraId="2A1C384F" w14:textId="61BC767D" w:rsidR="00B15B2B" w:rsidDel="00321B53" w:rsidRDefault="00BB461D">
      <w:pPr>
        <w:pStyle w:val="BodyText"/>
        <w:rPr>
          <w:del w:id="271" w:author="Greg Baker" w:date="2026-07-25T23:48:00Z" w16du:dateUtc="2026-07-25T13:48:00Z"/>
        </w:rPr>
      </w:pPr>
      <w:del w:id="272" w:author="Greg Baker" w:date="2026-07-25T23:48:00Z" w16du:dateUtc="2026-07-25T13:48:00Z">
        <w:r w:rsidDel="00321B53">
          <w:delText>We think that the next study should focus on student readers who do not know the source language. We will compare the same focal translation in two conditions: by itself</w:delText>
        </w:r>
        <w:r w:rsidR="00666DED" w:rsidDel="00321B53">
          <w:delText xml:space="preserve"> versus </w:delText>
        </w:r>
        <w:r w:rsidDel="00321B53">
          <w:delText>a full Parallage pack.</w:delText>
        </w:r>
      </w:del>
    </w:p>
    <w:p w14:paraId="54C2574E" w14:textId="0715A9E8" w:rsidR="00BB461D" w:rsidRDefault="00BB461D">
      <w:pPr>
        <w:pStyle w:val="BodyText"/>
        <w:rPr>
          <w:ins w:id="273" w:author="Greg Baker" w:date="2026-07-26T22:59:00Z" w16du:dateUtc="2026-07-26T12:59:00Z"/>
        </w:rPr>
      </w:pPr>
      <w:r>
        <w:t xml:space="preserve">We plan to ask the question slightly differently: “would you trust this translation enough to quote it in an essay?” </w:t>
      </w:r>
      <w:ins w:id="274" w:author="Greg Baker" w:date="2026-07-26T23:58:00Z" w16du:dateUtc="2026-07-26T13:58:00Z">
        <w:r w:rsidR="00F80BAD">
          <w:t xml:space="preserve"> I</w:t>
        </w:r>
      </w:ins>
      <w:del w:id="275" w:author="Greg Baker" w:date="2026-07-26T23:58:00Z" w16du:dateUtc="2026-07-26T13:58:00Z">
        <w:r w:rsidDel="00F80BAD">
          <w:delText>We want that question partly because i</w:delText>
        </w:r>
      </w:del>
      <w:r>
        <w:t xml:space="preserve">t’s easier for students to relate to, </w:t>
      </w:r>
      <w:del w:id="276" w:author="Greg Baker" w:date="2026-07-26T23:59:00Z" w16du:dateUtc="2026-07-26T13:59:00Z">
        <w:r w:rsidDel="00F80BAD">
          <w:delText xml:space="preserve">but </w:delText>
        </w:r>
      </w:del>
      <w:ins w:id="277" w:author="Greg Baker" w:date="2026-07-26T23:59:00Z" w16du:dateUtc="2026-07-26T13:59:00Z">
        <w:r w:rsidR="00F80BAD">
          <w:t>and</w:t>
        </w:r>
      </w:ins>
      <w:del w:id="278" w:author="Greg Baker" w:date="2026-07-26T23:59:00Z" w16du:dateUtc="2026-07-26T13:59:00Z">
        <w:r w:rsidDel="00F80BAD">
          <w:delText>also because</w:delText>
        </w:r>
      </w:del>
      <w:r>
        <w:t xml:space="preserve"> it captures something </w:t>
      </w:r>
      <w:del w:id="279" w:author="Greg Baker" w:date="2026-07-26T23:40:00Z" w16du:dateUtc="2026-07-26T13:40:00Z">
        <w:r w:rsidDel="002D12F4">
          <w:delText xml:space="preserve">of what </w:delText>
        </w:r>
      </w:del>
      <w:r>
        <w:t xml:space="preserve">we care about: </w:t>
      </w:r>
      <w:r w:rsidR="007A43B6">
        <w:t>whether we can instill</w:t>
      </w:r>
      <w:r>
        <w:t xml:space="preserve"> well-founded skepticism in students when it is warranted.</w:t>
      </w:r>
    </w:p>
    <w:p w14:paraId="0913795F" w14:textId="77777777" w:rsidR="00B11953" w:rsidRDefault="00B11953" w:rsidP="00B11953">
      <w:pPr>
        <w:pStyle w:val="BodyText"/>
        <w:rPr>
          <w:ins w:id="280" w:author="Greg Baker" w:date="2026-07-26T22:59:00Z" w16du:dateUtc="2026-07-26T12:59:00Z"/>
        </w:rPr>
      </w:pPr>
      <w:ins w:id="281" w:author="Greg Baker" w:date="2026-07-26T22:59:00Z" w16du:dateUtc="2026-07-26T12:59:00Z">
        <w:r>
          <w:t>Our hypotheses are:</w:t>
        </w:r>
      </w:ins>
    </w:p>
    <w:p w14:paraId="4B23F240" w14:textId="4978ACA6" w:rsidR="00B11953" w:rsidRDefault="00B11953" w:rsidP="00B11953">
      <w:pPr>
        <w:pStyle w:val="BodyText"/>
        <w:numPr>
          <w:ilvl w:val="0"/>
          <w:numId w:val="5"/>
        </w:numPr>
        <w:rPr>
          <w:ins w:id="282" w:author="Greg Baker" w:date="2026-07-26T22:59:00Z" w16du:dateUtc="2026-07-26T12:59:00Z"/>
        </w:rPr>
      </w:pPr>
      <w:ins w:id="283" w:author="Greg Baker" w:date="2026-07-26T22:59:00Z" w16du:dateUtc="2026-07-26T12:59:00Z">
        <w:r w:rsidRPr="00BB461D">
          <w:t xml:space="preserve">Having access to an abundance of translations will be useful. </w:t>
        </w:r>
      </w:ins>
      <w:ins w:id="284" w:author="Greg Baker" w:date="2026-07-26T23:59:00Z" w16du:dateUtc="2026-07-26T13:59:00Z">
        <w:r w:rsidR="00557A96">
          <w:t>T</w:t>
        </w:r>
      </w:ins>
      <w:ins w:id="285" w:author="Greg Baker" w:date="2026-07-26T22:59:00Z" w16du:dateUtc="2026-07-26T12:59:00Z">
        <w:r w:rsidRPr="00BB461D">
          <w:t xml:space="preserve">he answers to the question will be correlated to </w:t>
        </w:r>
      </w:ins>
      <w:ins w:id="286" w:author="Greg Baker" w:date="2026-07-26T23:59:00Z" w16du:dateUtc="2026-07-26T13:59:00Z">
        <w:r w:rsidR="00557A96">
          <w:t xml:space="preserve">the </w:t>
        </w:r>
      </w:ins>
      <w:ins w:id="287" w:author="Greg Baker" w:date="2026-07-26T22:59:00Z" w16du:dateUtc="2026-07-26T12:59:00Z">
        <w:r w:rsidRPr="00BB461D">
          <w:t xml:space="preserve">metric scores for AI similarity. </w:t>
        </w:r>
      </w:ins>
    </w:p>
    <w:p w14:paraId="3D1158B1" w14:textId="6DF20460" w:rsidR="00B11953" w:rsidRDefault="00B11953" w:rsidP="00B11953">
      <w:pPr>
        <w:pStyle w:val="BodyText"/>
        <w:numPr>
          <w:ilvl w:val="0"/>
          <w:numId w:val="5"/>
        </w:numPr>
        <w:rPr>
          <w:ins w:id="288" w:author="Greg Baker" w:date="2026-07-26T22:59:00Z" w16du:dateUtc="2026-07-26T12:59:00Z"/>
        </w:rPr>
      </w:pPr>
      <w:ins w:id="289" w:author="Greg Baker" w:date="2026-07-26T22:59:00Z" w16du:dateUtc="2026-07-26T12:59:00Z">
        <w:r w:rsidRPr="00BB461D">
          <w:t>Having more translations will increase the time on the task</w:t>
        </w:r>
        <w:r>
          <w:t>.</w:t>
        </w:r>
      </w:ins>
      <w:ins w:id="290" w:author="Greg Baker" w:date="2026-07-26T23:00:00Z" w16du:dateUtc="2026-07-26T13:00:00Z">
        <w:r>
          <w:t xml:space="preserve"> That is, we expect that students will read the alternate translations.</w:t>
        </w:r>
      </w:ins>
    </w:p>
    <w:p w14:paraId="5D84572A" w14:textId="5232942E" w:rsidR="00B11953" w:rsidRDefault="00B11953" w:rsidP="00B11953">
      <w:pPr>
        <w:pStyle w:val="BodyText"/>
        <w:numPr>
          <w:ilvl w:val="0"/>
          <w:numId w:val="5"/>
        </w:numPr>
        <w:rPr>
          <w:ins w:id="291" w:author="Greg Baker" w:date="2026-07-26T22:59:00Z" w16du:dateUtc="2026-07-26T12:59:00Z"/>
        </w:rPr>
      </w:pPr>
      <w:ins w:id="292" w:author="Greg Baker" w:date="2026-07-26T22:59:00Z" w16du:dateUtc="2026-07-26T12:59:00Z">
        <w:r w:rsidRPr="00BB461D">
          <w:t xml:space="preserve">Only a small number of translation prompts will be useful. </w:t>
        </w:r>
        <w:r>
          <w:t>M</w:t>
        </w:r>
        <w:r w:rsidRPr="00BB461D">
          <w:t>nemonic</w:t>
        </w:r>
      </w:ins>
      <w:ins w:id="293" w:author="Greg Baker" w:date="2026-07-27T10:13:00Z" w16du:dateUtc="2026-07-27T00:13:00Z">
        <w:r w:rsidR="00330116">
          <w:t>,</w:t>
        </w:r>
      </w:ins>
      <w:ins w:id="294" w:author="Greg Baker" w:date="2026-07-26T22:59:00Z" w16du:dateUtc="2026-07-26T12:59:00Z">
        <w:r w:rsidRPr="00BB461D">
          <w:t xml:space="preserve"> rhyming couplets and other more exotic translations won't be useful for students.</w:t>
        </w:r>
      </w:ins>
    </w:p>
    <w:p w14:paraId="0BF39C94" w14:textId="4E8221B0" w:rsidR="00B11953" w:rsidDel="00B11953" w:rsidRDefault="00B11953">
      <w:pPr>
        <w:pStyle w:val="BodyText"/>
        <w:rPr>
          <w:del w:id="295" w:author="Greg Baker" w:date="2026-07-26T23:00:00Z" w16du:dateUtc="2026-07-26T13:00:00Z"/>
        </w:rPr>
      </w:pPr>
    </w:p>
    <w:p w14:paraId="6074F921" w14:textId="5CB34E98" w:rsidR="00BB461D" w:rsidDel="00321B53" w:rsidRDefault="00BB461D">
      <w:pPr>
        <w:pStyle w:val="BodyText"/>
        <w:rPr>
          <w:del w:id="296" w:author="Greg Baker" w:date="2026-07-25T23:48:00Z" w16du:dateUtc="2026-07-25T13:48:00Z"/>
        </w:rPr>
      </w:pPr>
      <w:bookmarkStart w:id="297" w:name="OLE_LINK1"/>
      <w:del w:id="298" w:author="Greg Baker" w:date="2026-07-25T23:48:00Z" w16du:dateUtc="2026-07-25T13:48:00Z">
        <w:r w:rsidDel="00321B53">
          <w:delText xml:space="preserve">Our </w:delText>
        </w:r>
        <w:bookmarkEnd w:id="297"/>
        <w:r w:rsidDel="00321B53">
          <w:delText>hypotheses are:</w:delText>
        </w:r>
      </w:del>
    </w:p>
    <w:p w14:paraId="66FF3027" w14:textId="1D27E1E8" w:rsidR="00BB461D" w:rsidDel="00321B53" w:rsidRDefault="00BB461D" w:rsidP="00BB461D">
      <w:pPr>
        <w:pStyle w:val="BodyText"/>
        <w:numPr>
          <w:ilvl w:val="0"/>
          <w:numId w:val="5"/>
        </w:numPr>
        <w:rPr>
          <w:del w:id="299" w:author="Greg Baker" w:date="2026-07-25T23:48:00Z" w16du:dateUtc="2026-07-25T13:48:00Z"/>
        </w:rPr>
      </w:pPr>
      <w:del w:id="300" w:author="Greg Baker" w:date="2026-07-25T23:48:00Z" w16du:dateUtc="2026-07-25T13:48:00Z">
        <w:r w:rsidRPr="00BB461D" w:rsidDel="00321B53">
          <w:delText xml:space="preserve">Having access to an abundance of translations will be useful to students. We predict that the answers to the would you quote this in an essay question will be correlated to metric scores for AI similarity to human translation. </w:delText>
        </w:r>
      </w:del>
    </w:p>
    <w:p w14:paraId="4D46EA6E" w14:textId="3E6186E9" w:rsidR="00BB461D" w:rsidDel="00321B53" w:rsidRDefault="00BB461D" w:rsidP="00BB461D">
      <w:pPr>
        <w:pStyle w:val="BodyText"/>
        <w:numPr>
          <w:ilvl w:val="0"/>
          <w:numId w:val="5"/>
        </w:numPr>
        <w:rPr>
          <w:del w:id="301" w:author="Greg Baker" w:date="2026-07-25T23:48:00Z" w16du:dateUtc="2026-07-25T13:48:00Z"/>
        </w:rPr>
      </w:pPr>
      <w:del w:id="302" w:author="Greg Baker" w:date="2026-07-25T23:48:00Z" w16du:dateUtc="2026-07-25T13:48:00Z">
        <w:r w:rsidRPr="00BB461D" w:rsidDel="00321B53">
          <w:delText xml:space="preserve">Having more translations will increase the time on the task, which we plan to measure as a cost rather than as a problem. </w:delText>
        </w:r>
      </w:del>
    </w:p>
    <w:p w14:paraId="304DF492" w14:textId="13EBC70D" w:rsidR="00BB461D" w:rsidDel="00321B53" w:rsidRDefault="00BB461D" w:rsidP="00BB461D">
      <w:pPr>
        <w:pStyle w:val="BodyText"/>
        <w:numPr>
          <w:ilvl w:val="0"/>
          <w:numId w:val="5"/>
        </w:numPr>
        <w:rPr>
          <w:del w:id="303" w:author="Greg Baker" w:date="2026-07-25T23:48:00Z" w16du:dateUtc="2026-07-25T13:48:00Z"/>
        </w:rPr>
      </w:pPr>
      <w:del w:id="304" w:author="Greg Baker" w:date="2026-07-25T23:48:00Z" w16du:dateUtc="2026-07-25T13:48:00Z">
        <w:r w:rsidRPr="00BB461D" w:rsidDel="00321B53">
          <w:delText xml:space="preserve">Only a small number of translation prompts will be useful. </w:delText>
        </w:r>
        <w:r w:rsidR="00FC727E" w:rsidDel="00321B53">
          <w:delText>M</w:delText>
        </w:r>
        <w:r w:rsidRPr="00BB461D" w:rsidDel="00321B53">
          <w:delText>nemonic rhyming couplets and other more exotic translations won't be useful for students.</w:delText>
        </w:r>
      </w:del>
    </w:p>
    <w:p w14:paraId="7C268F22" w14:textId="77777777" w:rsidR="00FC727E" w:rsidRDefault="00FC727E">
      <w:pPr>
        <w:spacing w:after="200" w:line="240" w:lineRule="auto"/>
      </w:pPr>
      <w:bookmarkStart w:id="305" w:name="conclusion"/>
      <w:bookmarkEnd w:id="262"/>
      <w:r>
        <w:br w:type="page"/>
      </w:r>
    </w:p>
    <w:p w14:paraId="6D45F7D7" w14:textId="77777777" w:rsidR="00FC727E" w:rsidRDefault="00FC727E" w:rsidP="003E4705">
      <w:pPr>
        <w:pStyle w:val="BodyText"/>
      </w:pPr>
      <w:r w:rsidRPr="00FC727E">
        <w:lastRenderedPageBreak/>
        <w:drawing>
          <wp:inline distT="0" distB="0" distL="0" distR="0" wp14:anchorId="74E7F28C" wp14:editId="0150DCC0">
            <wp:extent cx="6200140" cy="3487420"/>
            <wp:effectExtent l="0" t="0" r="0" b="5080"/>
            <wp:docPr id="87107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73756" name=""/>
                    <pic:cNvPicPr/>
                  </pic:nvPicPr>
                  <pic:blipFill>
                    <a:blip r:embed="rId18"/>
                    <a:stretch>
                      <a:fillRect/>
                    </a:stretch>
                  </pic:blipFill>
                  <pic:spPr>
                    <a:xfrm>
                      <a:off x="0" y="0"/>
                      <a:ext cx="6200140" cy="3487420"/>
                    </a:xfrm>
                    <a:prstGeom prst="rect">
                      <a:avLst/>
                    </a:prstGeom>
                  </pic:spPr>
                </pic:pic>
              </a:graphicData>
            </a:graphic>
          </wp:inline>
        </w:drawing>
      </w:r>
      <w:r w:rsidRPr="00FC727E">
        <w:t xml:space="preserve"> </w:t>
      </w:r>
    </w:p>
    <w:p w14:paraId="01FD3E00" w14:textId="519374F6" w:rsidR="003E4705" w:rsidDel="004F74B6" w:rsidRDefault="00557A96" w:rsidP="00557A96">
      <w:pPr>
        <w:pStyle w:val="BodyText"/>
        <w:rPr>
          <w:del w:id="306" w:author="Greg Baker" w:date="2026-07-25T23:48:00Z" w16du:dateUtc="2026-07-25T13:48:00Z"/>
        </w:rPr>
        <w:pPrChange w:id="307" w:author="Greg Baker" w:date="2026-07-27T00:03:00Z" w16du:dateUtc="2026-07-26T14:03:00Z">
          <w:pPr>
            <w:pStyle w:val="Compact"/>
          </w:pPr>
        </w:pPrChange>
      </w:pPr>
      <w:ins w:id="308" w:author="Greg Baker" w:date="2026-07-27T00:03:00Z" w16du:dateUtc="2026-07-26T14:03:00Z">
        <w:r>
          <w:t>We</w:t>
        </w:r>
      </w:ins>
      <w:ins w:id="309" w:author="Greg Baker" w:date="2026-07-25T23:48:00Z" w16du:dateUtc="2026-07-25T13:48:00Z">
        <w:r w:rsidR="00321B53">
          <w:t xml:space="preserve"> have put our prompt library up on the web at the URL and QR code on screen</w:t>
        </w:r>
      </w:ins>
      <w:ins w:id="310" w:author="Greg Baker" w:date="2026-07-27T00:03:00Z" w16du:dateUtc="2026-07-26T14:03:00Z">
        <w:r>
          <w:t>, so that you can set up your own Parallage.</w:t>
        </w:r>
      </w:ins>
      <w:ins w:id="311" w:author="Greg Baker" w:date="2026-07-27T00:04:00Z" w16du:dateUtc="2026-07-26T14:04:00Z">
        <w:r>
          <w:t xml:space="preserve"> We can also share the code for the experimental platform if you want a copy of it.</w:t>
        </w:r>
      </w:ins>
      <w:ins w:id="312" w:author="Greg Baker" w:date="2026-07-27T00:03:00Z" w16du:dateUtc="2026-07-26T14:03:00Z">
        <w:r w:rsidDel="00321B53">
          <w:t xml:space="preserve"> </w:t>
        </w:r>
      </w:ins>
      <w:ins w:id="313" w:author="Greg Baker" w:date="2026-07-27T09:57:00Z" w16du:dateUtc="2026-07-26T23:57:00Z">
        <w:r w:rsidR="00946B38">
          <w:t>To summarise: d</w:t>
        </w:r>
      </w:ins>
      <w:ins w:id="314" w:author="Greg Baker" w:date="2026-07-27T09:55:00Z" w16du:dateUtc="2026-07-26T23:55:00Z">
        <w:r w:rsidR="00946B38">
          <w:t>on’t wait for the perfect AI translatio</w:t>
        </w:r>
      </w:ins>
      <w:ins w:id="315" w:author="Greg Baker" w:date="2026-07-27T09:58:00Z" w16du:dateUtc="2026-07-26T23:58:00Z">
        <w:r w:rsidR="00946B38">
          <w:t>n</w:t>
        </w:r>
      </w:ins>
      <w:ins w:id="316" w:author="Greg Baker" w:date="2026-07-27T09:55:00Z" w16du:dateUtc="2026-07-26T23:55:00Z">
        <w:r w:rsidR="00946B38">
          <w:t xml:space="preserve">. </w:t>
        </w:r>
      </w:ins>
      <w:ins w:id="317" w:author="Greg Baker" w:date="2026-07-27T10:15:00Z" w16du:dateUtc="2026-07-27T00:15:00Z">
        <w:r w:rsidR="00330116">
          <w:t>Instead,</w:t>
        </w:r>
      </w:ins>
      <w:ins w:id="318" w:author="Greg Baker" w:date="2026-07-27T09:58:00Z" w16du:dateUtc="2026-07-26T23:58:00Z">
        <w:r w:rsidR="00946B38">
          <w:t xml:space="preserve"> </w:t>
        </w:r>
      </w:ins>
      <w:ins w:id="319" w:author="Greg Baker" w:date="2026-07-27T10:14:00Z" w16du:dateUtc="2026-07-27T00:14:00Z">
        <w:r w:rsidR="00330116">
          <w:t xml:space="preserve">a good approach is to </w:t>
        </w:r>
      </w:ins>
      <w:ins w:id="320" w:author="Greg Baker" w:date="2026-07-27T09:58:00Z" w16du:dateUtc="2026-07-26T23:58:00Z">
        <w:r w:rsidR="00946B38">
          <w:t>l</w:t>
        </w:r>
      </w:ins>
      <w:ins w:id="321" w:author="Greg Baker" w:date="2026-07-27T09:55:00Z" w16du:dateUtc="2026-07-26T23:55:00Z">
        <w:r w:rsidR="00946B38">
          <w:t xml:space="preserve">et the </w:t>
        </w:r>
      </w:ins>
      <w:ins w:id="322" w:author="Greg Baker" w:date="2026-07-27T09:56:00Z" w16du:dateUtc="2026-07-26T23:56:00Z">
        <w:r w:rsidR="00946B38">
          <w:t xml:space="preserve">abundance of variants </w:t>
        </w:r>
      </w:ins>
      <w:ins w:id="323" w:author="Greg Baker" w:date="2026-07-27T10:15:00Z" w16du:dateUtc="2026-07-27T00:15:00Z">
        <w:r w:rsidR="00330116">
          <w:t xml:space="preserve">that AI can make do the job of </w:t>
        </w:r>
      </w:ins>
      <w:ins w:id="324" w:author="Greg Baker" w:date="2026-07-27T09:55:00Z" w16du:dateUtc="2026-07-26T23:55:00Z">
        <w:r w:rsidR="00946B38">
          <w:t>mak</w:t>
        </w:r>
      </w:ins>
      <w:ins w:id="325" w:author="Greg Baker" w:date="2026-07-27T10:15:00Z" w16du:dateUtc="2026-07-27T00:15:00Z">
        <w:r w:rsidR="00330116">
          <w:t>ing</w:t>
        </w:r>
      </w:ins>
      <w:ins w:id="326" w:author="Greg Baker" w:date="2026-07-27T09:55:00Z" w16du:dateUtc="2026-07-26T23:55:00Z">
        <w:r w:rsidR="00946B38">
          <w:t xml:space="preserve"> ambiguities visible</w:t>
        </w:r>
      </w:ins>
      <w:ins w:id="327" w:author="Greg Baker" w:date="2026-07-27T10:15:00Z" w16du:dateUtc="2026-07-27T00:15:00Z">
        <w:r w:rsidR="00330116">
          <w:t xml:space="preserve">. That way you can </w:t>
        </w:r>
      </w:ins>
      <w:ins w:id="328" w:author="Greg Baker" w:date="2026-07-27T09:56:00Z" w16du:dateUtc="2026-07-26T23:56:00Z">
        <w:r w:rsidR="00946B38">
          <w:t>lessen the verification load</w:t>
        </w:r>
      </w:ins>
      <w:ins w:id="329" w:author="Greg Baker" w:date="2026-07-27T10:15:00Z" w16du:dateUtc="2026-07-27T00:15:00Z">
        <w:r w:rsidR="00330116">
          <w:t xml:space="preserve"> by focusing on the pro</w:t>
        </w:r>
      </w:ins>
      <w:ins w:id="330" w:author="Greg Baker" w:date="2026-07-27T10:16:00Z" w16du:dateUtc="2026-07-27T00:16:00Z">
        <w:r w:rsidR="00330116">
          <w:t>blematic passages</w:t>
        </w:r>
      </w:ins>
      <w:ins w:id="331" w:author="Greg Baker" w:date="2026-07-27T09:56:00Z" w16du:dateUtc="2026-07-26T23:56:00Z">
        <w:r w:rsidR="00946B38">
          <w:t>.</w:t>
        </w:r>
      </w:ins>
      <w:del w:id="332" w:author="Greg Baker" w:date="2026-07-25T23:48:00Z" w16du:dateUtc="2026-07-25T13:48:00Z">
        <w:r w:rsidR="00666DED" w:rsidDel="00321B53">
          <w:delText>We</w:delText>
        </w:r>
        <w:r w:rsidR="003E4705" w:rsidRPr="003E4705" w:rsidDel="00321B53">
          <w:delText xml:space="preserve"> think that the idea of Parallage is a good one, and we have put our prompts library up on the web at the URL given</w:delText>
        </w:r>
        <w:r w:rsidR="00FC727E" w:rsidDel="00321B53">
          <w:delText xml:space="preserve"> on screen</w:delText>
        </w:r>
        <w:r w:rsidR="003E4705" w:rsidRPr="003E4705" w:rsidDel="00321B53">
          <w:delText>. We would encourage you to try these out with your students</w:delText>
        </w:r>
        <w:r w:rsidR="003E4705" w:rsidDel="00321B53">
          <w:delText>.</w:delText>
        </w:r>
        <w:r w:rsidR="003E4705" w:rsidRPr="003E4705" w:rsidDel="00321B53">
          <w:delText xml:space="preserve"> </w:delText>
        </w:r>
        <w:r w:rsidR="005E7E29" w:rsidDel="00321B53">
          <w:delText>I</w:delText>
        </w:r>
        <w:r w:rsidR="003E4705" w:rsidRPr="003E4705" w:rsidDel="00321B53">
          <w:delText>f they are experimenting with AI-powered translations, get them to generate 20</w:delText>
        </w:r>
        <w:r w:rsidR="003E4705" w:rsidDel="00321B53">
          <w:delText>+</w:delText>
        </w:r>
        <w:r w:rsidR="003E4705" w:rsidRPr="003E4705" w:rsidDel="00321B53">
          <w:delText xml:space="preserve"> quite different translations instead of just one, and use the abundance and cheapness of AI-powered translation to their advantage rather than relying on </w:delText>
        </w:r>
        <w:r w:rsidR="00FC727E" w:rsidDel="00321B53">
          <w:delText xml:space="preserve">just </w:delText>
        </w:r>
        <w:r w:rsidR="00FC727E" w:rsidRPr="003E4705" w:rsidDel="00321B53">
          <w:delText>one</w:delText>
        </w:r>
        <w:r w:rsidR="003E4705" w:rsidRPr="003E4705" w:rsidDel="00321B53">
          <w:delText xml:space="preserve">. This will help them develop </w:delText>
        </w:r>
        <w:r w:rsidR="007A43B6" w:rsidDel="00321B53">
          <w:delText xml:space="preserve">skills </w:delText>
        </w:r>
        <w:r w:rsidR="00FC727E" w:rsidDel="00321B53">
          <w:delText xml:space="preserve">in verification of translations and in identifying fluent-but-flawed translations. These are the skills that are needed as we face </w:delText>
        </w:r>
        <w:r w:rsidR="007A43B6" w:rsidDel="00321B53">
          <w:delText>the verification bottleneck</w:delText>
        </w:r>
        <w:r w:rsidR="003E4705" w:rsidRPr="003E4705" w:rsidDel="00321B53">
          <w:delText>.</w:delText>
        </w:r>
      </w:del>
    </w:p>
    <w:p w14:paraId="1EDEFC4D" w14:textId="7C64CEB8" w:rsidR="00B15B2B" w:rsidRPr="004F74B6" w:rsidRDefault="00B15B2B" w:rsidP="00557A96">
      <w:pPr>
        <w:pStyle w:val="BodyText"/>
        <w:rPr>
          <w:lang w:val="en-GB"/>
          <w:rPrChange w:id="333" w:author="Greg Baker" w:date="2026-07-26T22:32:00Z" w16du:dateUtc="2026-07-26T12:32:00Z">
            <w:rPr/>
          </w:rPrChange>
        </w:rPr>
        <w:pPrChange w:id="334" w:author="Greg Baker" w:date="2026-07-27T00:03:00Z" w16du:dateUtc="2026-07-26T14:03:00Z">
          <w:pPr>
            <w:pStyle w:val="Compact"/>
          </w:pPr>
        </w:pPrChange>
      </w:pPr>
      <w:bookmarkStart w:id="335" w:name="pronunciation-and-delivery-notes"/>
      <w:bookmarkEnd w:id="0"/>
      <w:bookmarkEnd w:id="2"/>
      <w:bookmarkEnd w:id="305"/>
      <w:bookmarkEnd w:id="335"/>
    </w:p>
    <w:sectPr w:rsidR="00B15B2B" w:rsidRPr="004F74B6">
      <w:headerReference w:type="even" r:id="rId19"/>
      <w:headerReference w:type="default" r:id="rId20"/>
      <w:footerReference w:type="even" r:id="rId21"/>
      <w:footerReference w:type="default" r:id="rId22"/>
      <w:headerReference w:type="first" r:id="rId23"/>
      <w:footerReference w:type="first" r:id="rId24"/>
      <w:pgSz w:w="12240" w:h="15840"/>
      <w:pgMar w:top="1123" w:right="1238" w:bottom="1037" w:left="1238" w:header="490" w:footer="49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5" w:author="Greta Hawes" w:date="2026-07-24T12:33:00Z" w:initials="GH">
    <w:p w14:paraId="339A7D4A" w14:textId="77777777" w:rsidR="004F74B6" w:rsidRDefault="004F74B6" w:rsidP="00577BAC">
      <w:r>
        <w:rPr>
          <w:rStyle w:val="CommentReference"/>
        </w:rPr>
        <w:annotationRef/>
      </w:r>
      <w:r>
        <w:rPr>
          <w:sz w:val="20"/>
          <w:szCs w:val="20"/>
        </w:rPr>
        <w:t xml:space="preserve">Agreed.  The model we should be keeping in mind is not an entirely automated translation, but a human - AI hybrid process in which we can make better use of the automated tools.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39A7D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EE82A94" w16cex:dateUtc="2026-07-24T02: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39A7D4A" w16cid:durableId="6EE82A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1A0EA6" w14:textId="77777777" w:rsidR="00666A00" w:rsidRDefault="00666A00">
      <w:pPr>
        <w:spacing w:after="0" w:line="240" w:lineRule="auto"/>
      </w:pPr>
      <w:r>
        <w:separator/>
      </w:r>
    </w:p>
  </w:endnote>
  <w:endnote w:type="continuationSeparator" w:id="0">
    <w:p w14:paraId="6B989F59" w14:textId="77777777" w:rsidR="00666A00" w:rsidRDefault="00666A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D593D6" w14:textId="77777777" w:rsidR="003E4705" w:rsidRDefault="003E47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A4FFD2" w14:textId="77777777" w:rsidR="00B15B2B" w:rsidRDefault="00000000">
    <w:pPr>
      <w:jc w:val="right"/>
    </w:pPr>
    <w:r>
      <w:rPr>
        <w:color w:val="5B636E"/>
        <w:sz w:val="17"/>
      </w:rPr>
      <w:t xml:space="preserve">Page </w:t>
    </w:r>
    <w:r>
      <w:rPr>
        <w:color w:val="5B636E"/>
        <w:sz w:val="17"/>
      </w:rPr>
      <w:fldChar w:fldCharType="begin"/>
    </w:r>
    <w:r>
      <w:rPr>
        <w:color w:val="5B636E"/>
        <w:sz w:val="17"/>
      </w:rPr>
      <w:instrText>PAGE</w:instrText>
    </w:r>
    <w:r>
      <w:rPr>
        <w:color w:val="5B636E"/>
        <w:sz w:val="17"/>
      </w:rPr>
      <w:fldChar w:fldCharType="separate"/>
    </w:r>
    <w:r w:rsidR="00056309">
      <w:rPr>
        <w:noProof/>
        <w:color w:val="5B636E"/>
        <w:sz w:val="17"/>
      </w:rPr>
      <w:t>1</w:t>
    </w:r>
    <w:r>
      <w:rPr>
        <w:color w:val="5B636E"/>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65385E" w14:textId="77777777" w:rsidR="003E4705" w:rsidRDefault="003E47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84E97D" w14:textId="77777777" w:rsidR="00666A00" w:rsidRDefault="00666A00">
      <w:r>
        <w:separator/>
      </w:r>
    </w:p>
  </w:footnote>
  <w:footnote w:type="continuationSeparator" w:id="0">
    <w:p w14:paraId="450A9B0D" w14:textId="77777777" w:rsidR="00666A00" w:rsidRDefault="00666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2A4F6A" w14:textId="77777777" w:rsidR="003E4705" w:rsidRDefault="003E47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AE88AF" w14:textId="77777777" w:rsidR="00B15B2B" w:rsidRDefault="00000000">
    <w:r>
      <w:rPr>
        <w:color w:val="5B636E"/>
        <w:sz w:val="17"/>
      </w:rPr>
      <w:t>AI4AS 2026 | Into the Parallage | Speaker script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54C969" w14:textId="77777777" w:rsidR="003E4705" w:rsidRDefault="003E47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3672335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3DC212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4A314C9"/>
    <w:multiLevelType w:val="hybridMultilevel"/>
    <w:tmpl w:val="12604C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A7C6BF6"/>
    <w:multiLevelType w:val="multilevel"/>
    <w:tmpl w:val="FECA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253625">
    <w:abstractNumId w:val="0"/>
  </w:num>
  <w:num w:numId="2" w16cid:durableId="18943252">
    <w:abstractNumId w:val="1"/>
  </w:num>
  <w:num w:numId="3" w16cid:durableId="1508982745">
    <w:abstractNumId w:val="1"/>
  </w:num>
  <w:num w:numId="4" w16cid:durableId="37436191">
    <w:abstractNumId w:val="3"/>
  </w:num>
  <w:num w:numId="5" w16cid:durableId="115495047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reg Baker">
    <w15:presenceInfo w15:providerId="None" w15:userId="Greg Baker"/>
  </w15:person>
  <w15:person w15:author="Greta Hawes">
    <w15:presenceInfo w15:providerId="AD" w15:userId="S::greta.hawes@mq.edu.au::e86d4b7f-7af2-43d0-8950-a13d6f1c2cd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B2B"/>
    <w:rsid w:val="00011BF3"/>
    <w:rsid w:val="00050F09"/>
    <w:rsid w:val="00056309"/>
    <w:rsid w:val="000F41D3"/>
    <w:rsid w:val="0011239C"/>
    <w:rsid w:val="001131F1"/>
    <w:rsid w:val="0011535C"/>
    <w:rsid w:val="00155A6F"/>
    <w:rsid w:val="001F7DC2"/>
    <w:rsid w:val="00204D11"/>
    <w:rsid w:val="002420B0"/>
    <w:rsid w:val="00267771"/>
    <w:rsid w:val="00271609"/>
    <w:rsid w:val="00295143"/>
    <w:rsid w:val="002D00D5"/>
    <w:rsid w:val="002D12F4"/>
    <w:rsid w:val="00321B53"/>
    <w:rsid w:val="00330116"/>
    <w:rsid w:val="0036047A"/>
    <w:rsid w:val="003C06E0"/>
    <w:rsid w:val="003D2D7A"/>
    <w:rsid w:val="003D6A3E"/>
    <w:rsid w:val="003E4705"/>
    <w:rsid w:val="00403735"/>
    <w:rsid w:val="00435EAB"/>
    <w:rsid w:val="00490C3C"/>
    <w:rsid w:val="004F679E"/>
    <w:rsid w:val="004F74B6"/>
    <w:rsid w:val="00557A96"/>
    <w:rsid w:val="005B42A9"/>
    <w:rsid w:val="005C10A3"/>
    <w:rsid w:val="005E7E29"/>
    <w:rsid w:val="005F1E49"/>
    <w:rsid w:val="00600D6F"/>
    <w:rsid w:val="00605646"/>
    <w:rsid w:val="00615C22"/>
    <w:rsid w:val="006228CD"/>
    <w:rsid w:val="00666A00"/>
    <w:rsid w:val="00666DED"/>
    <w:rsid w:val="006F22A1"/>
    <w:rsid w:val="0072067D"/>
    <w:rsid w:val="00773344"/>
    <w:rsid w:val="00787EEC"/>
    <w:rsid w:val="007A43B6"/>
    <w:rsid w:val="007F4681"/>
    <w:rsid w:val="00824199"/>
    <w:rsid w:val="00841751"/>
    <w:rsid w:val="008615C9"/>
    <w:rsid w:val="008D5CD1"/>
    <w:rsid w:val="009347D4"/>
    <w:rsid w:val="00946B38"/>
    <w:rsid w:val="0095730C"/>
    <w:rsid w:val="009A395E"/>
    <w:rsid w:val="00A924F9"/>
    <w:rsid w:val="00AC3864"/>
    <w:rsid w:val="00AE13BC"/>
    <w:rsid w:val="00B11953"/>
    <w:rsid w:val="00B15B2B"/>
    <w:rsid w:val="00B270C5"/>
    <w:rsid w:val="00B27FD3"/>
    <w:rsid w:val="00B47520"/>
    <w:rsid w:val="00BB461D"/>
    <w:rsid w:val="00BB7217"/>
    <w:rsid w:val="00BC606C"/>
    <w:rsid w:val="00BD269F"/>
    <w:rsid w:val="00C6338B"/>
    <w:rsid w:val="00C711BF"/>
    <w:rsid w:val="00C805D3"/>
    <w:rsid w:val="00D0315E"/>
    <w:rsid w:val="00D263DF"/>
    <w:rsid w:val="00D57F82"/>
    <w:rsid w:val="00E03A4E"/>
    <w:rsid w:val="00E043A3"/>
    <w:rsid w:val="00EA39A2"/>
    <w:rsid w:val="00EA7A15"/>
    <w:rsid w:val="00F149A2"/>
    <w:rsid w:val="00F80BAD"/>
    <w:rsid w:val="00FC72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681DF"/>
  <w15:docId w15:val="{A6F47A5A-34F1-CB4A-892E-BCC84B4FC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1" w:lineRule="auto"/>
    </w:pPr>
    <w:rPr>
      <w:rFonts w:ascii="Aptos" w:hAnsi="Aptos"/>
      <w:color w:val="1A1F26"/>
      <w:sz w:val="23"/>
    </w:rPr>
  </w:style>
  <w:style w:type="paragraph" w:styleId="Heading1">
    <w:name w:val="heading 1"/>
    <w:basedOn w:val="Normal"/>
    <w:next w:val="BodyText"/>
    <w:uiPriority w:val="9"/>
    <w:qFormat/>
    <w:pPr>
      <w:keepNext/>
      <w:keepLines/>
      <w:spacing w:before="320" w:after="160"/>
      <w:outlineLvl w:val="0"/>
    </w:pPr>
    <w:rPr>
      <w:rFonts w:asciiTheme="majorHAnsi" w:eastAsiaTheme="majorEastAsia" w:hAnsiTheme="majorHAnsi" w:cstheme="majorBidi"/>
      <w:b/>
      <w:bCs/>
      <w:color w:val="205279"/>
      <w:sz w:val="36"/>
      <w:szCs w:val="32"/>
    </w:rPr>
  </w:style>
  <w:style w:type="paragraph" w:styleId="Heading2">
    <w:name w:val="heading 2"/>
    <w:basedOn w:val="Normal"/>
    <w:next w:val="BodyText"/>
    <w:uiPriority w:val="9"/>
    <w:unhideWhenUsed/>
    <w:qFormat/>
    <w:pPr>
      <w:keepNext/>
      <w:keepLines/>
      <w:spacing w:before="260"/>
      <w:outlineLvl w:val="1"/>
    </w:pPr>
    <w:rPr>
      <w:rFonts w:asciiTheme="majorHAnsi" w:eastAsiaTheme="majorEastAsia" w:hAnsiTheme="majorHAnsi" w:cstheme="majorBidi"/>
      <w:b/>
      <w:bCs/>
      <w:color w:val="205279"/>
      <w:sz w:val="28"/>
      <w:szCs w:val="28"/>
    </w:rPr>
  </w:style>
  <w:style w:type="paragraph" w:styleId="Heading3">
    <w:name w:val="heading 3"/>
    <w:basedOn w:val="Normal"/>
    <w:next w:val="BodyText"/>
    <w:uiPriority w:val="9"/>
    <w:unhideWhenUsed/>
    <w:qFormat/>
    <w:pPr>
      <w:keepNext/>
      <w:keepLines/>
      <w:spacing w:before="200" w:after="80"/>
      <w:outlineLvl w:val="2"/>
    </w:pPr>
    <w:rPr>
      <w:rFonts w:asciiTheme="majorHAnsi" w:eastAsiaTheme="majorEastAsia" w:hAnsiTheme="majorHAnsi" w:cstheme="majorBidi"/>
      <w:b/>
      <w:bCs/>
      <w:color w:val="C2512A"/>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after="160"/>
      <w:jc w:val="center"/>
    </w:pPr>
    <w:rPr>
      <w:rFonts w:asciiTheme="majorHAnsi" w:eastAsiaTheme="majorEastAsia" w:hAnsiTheme="majorHAnsi" w:cstheme="majorBidi"/>
      <w:b/>
      <w:bCs/>
      <w:sz w:val="56"/>
      <w:szCs w:val="36"/>
    </w:rPr>
  </w:style>
  <w:style w:type="paragraph" w:styleId="Subtitle">
    <w:name w:val="Subtitle"/>
    <w:basedOn w:val="Title"/>
    <w:next w:val="BodyText"/>
    <w:qFormat/>
    <w:pPr>
      <w:spacing w:after="240"/>
    </w:pPr>
    <w:rPr>
      <w:rFonts w:ascii="Aptos Display" w:hAnsi="Aptos Display"/>
      <w:b w:val="0"/>
      <w:color w:val="5B636E"/>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Strong">
    <w:name w:val="Strong"/>
    <w:basedOn w:val="DefaultParagraphFont"/>
    <w:uiPriority w:val="22"/>
    <w:qFormat/>
    <w:rsid w:val="00B47520"/>
    <w:rPr>
      <w:b/>
      <w:bCs/>
    </w:rPr>
  </w:style>
  <w:style w:type="paragraph" w:styleId="Header">
    <w:name w:val="header"/>
    <w:basedOn w:val="Normal"/>
    <w:link w:val="HeaderChar"/>
    <w:rsid w:val="003E4705"/>
    <w:pPr>
      <w:tabs>
        <w:tab w:val="center" w:pos="4513"/>
        <w:tab w:val="right" w:pos="9026"/>
      </w:tabs>
      <w:spacing w:after="0" w:line="240" w:lineRule="auto"/>
    </w:pPr>
  </w:style>
  <w:style w:type="character" w:customStyle="1" w:styleId="HeaderChar">
    <w:name w:val="Header Char"/>
    <w:basedOn w:val="DefaultParagraphFont"/>
    <w:link w:val="Header"/>
    <w:rsid w:val="003E4705"/>
    <w:rPr>
      <w:rFonts w:ascii="Aptos" w:hAnsi="Aptos"/>
      <w:color w:val="1A1F26"/>
      <w:sz w:val="23"/>
    </w:rPr>
  </w:style>
  <w:style w:type="paragraph" w:styleId="Footer">
    <w:name w:val="footer"/>
    <w:basedOn w:val="Normal"/>
    <w:link w:val="FooterChar"/>
    <w:rsid w:val="003E4705"/>
    <w:pPr>
      <w:tabs>
        <w:tab w:val="center" w:pos="4513"/>
        <w:tab w:val="right" w:pos="9026"/>
      </w:tabs>
      <w:spacing w:after="0" w:line="240" w:lineRule="auto"/>
    </w:pPr>
  </w:style>
  <w:style w:type="character" w:customStyle="1" w:styleId="FooterChar">
    <w:name w:val="Footer Char"/>
    <w:basedOn w:val="DefaultParagraphFont"/>
    <w:link w:val="Footer"/>
    <w:rsid w:val="003E4705"/>
    <w:rPr>
      <w:rFonts w:ascii="Aptos" w:hAnsi="Aptos"/>
      <w:color w:val="1A1F26"/>
      <w:sz w:val="23"/>
    </w:rPr>
  </w:style>
  <w:style w:type="paragraph" w:styleId="Revision">
    <w:name w:val="Revision"/>
    <w:hidden/>
    <w:rsid w:val="00321B53"/>
    <w:pPr>
      <w:spacing w:after="0"/>
    </w:pPr>
    <w:rPr>
      <w:rFonts w:ascii="Aptos" w:hAnsi="Aptos"/>
      <w:color w:val="1A1F26"/>
      <w:sz w:val="23"/>
    </w:rPr>
  </w:style>
  <w:style w:type="character" w:styleId="CommentReference">
    <w:name w:val="annotation reference"/>
    <w:basedOn w:val="DefaultParagraphFont"/>
    <w:rsid w:val="00EA7A15"/>
    <w:rPr>
      <w:sz w:val="16"/>
      <w:szCs w:val="16"/>
    </w:rPr>
  </w:style>
  <w:style w:type="character" w:customStyle="1" w:styleId="apple-converted-space">
    <w:name w:val="apple-converted-space"/>
    <w:basedOn w:val="DefaultParagraphFont"/>
    <w:rsid w:val="00EA39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3.emf"/><Relationship Id="rId18" Type="http://schemas.openxmlformats.org/officeDocument/2006/relationships/image" Target="media/image8.emf"/><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emf"/><Relationship Id="rId12" Type="http://schemas.microsoft.com/office/2018/08/relationships/commentsExtensible" Target="commentsExtensible.xml"/><Relationship Id="rId17" Type="http://schemas.openxmlformats.org/officeDocument/2006/relationships/image" Target="media/image7.emf"/><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header" Target="header3.xml"/><Relationship Id="rId10" Type="http://schemas.microsoft.com/office/2011/relationships/commentsExtended" Target="commentsExtended.xm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4.emf"/><Relationship Id="rId22" Type="http://schemas.openxmlformats.org/officeDocument/2006/relationships/footer" Target="footer2.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23D6236-41D3-CE4B-A63F-21AD252B76C1}">
  <we:reference id="wa200010725" version="1.0.0.1" store="en-US" storeType="OMEX"/>
  <we:alternateReferences>
    <we:reference id="WA200010725" version="1.0.0.1" store="" storeType="OMEX"/>
  </we:alternateReferences>
  <we:properties>
    <we:property name="claude.fileId" value="&quot;c431104e-60d2-4541-8c4d-101201ec172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212</TotalTime>
  <Pages>12</Pages>
  <Words>3450</Words>
  <Characters>17389</Characters>
  <Application>Microsoft Office Word</Application>
  <DocSecurity>0</DocSecurity>
  <Lines>299</Lines>
  <Paragraphs>137</Paragraphs>
  <ScaleCrop>false</ScaleCrop>
  <HeadingPairs>
    <vt:vector size="2" baseType="variant">
      <vt:variant>
        <vt:lpstr>Title</vt:lpstr>
      </vt:variant>
      <vt:variant>
        <vt:i4>1</vt:i4>
      </vt:variant>
    </vt:vector>
  </HeadingPairs>
  <TitlesOfParts>
    <vt:vector size="1" baseType="lpstr">
      <vt:lpstr>Into the Parallage - AI4AS 2026 Conference Talk</vt:lpstr>
    </vt:vector>
  </TitlesOfParts>
  <Company/>
  <LinksUpToDate>false</LinksUpToDate>
  <CharactersWithSpaces>20702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Into the Parallage - AI4AS 2026 Conference Talk</dc:title>
  <dc:subject>15-minute speaker script for AI4AS 2026</dc:subject>
  <dc:creator>Greg Baker, Shirley Chan, Vanessa Enriquez Raido, Greta Hawes</dc:creator>
  <cp:keywords/>
  <cp:lastModifiedBy>Greg Baker</cp:lastModifiedBy>
  <cp:revision>11</cp:revision>
  <dcterms:created xsi:type="dcterms:W3CDTF">2026-07-25T13:34:00Z</dcterms:created>
  <dcterms:modified xsi:type="dcterms:W3CDTF">2026-07-27T00:17:00Z</dcterms:modified>
</cp:coreProperties>
</file>